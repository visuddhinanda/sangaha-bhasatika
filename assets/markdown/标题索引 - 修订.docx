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3C4" w:rsidRPr="000B4742" w:rsidRDefault="002A2645">
      <w:pPr>
        <w:pStyle w:val="1"/>
        <w:rPr>
          <w:rFonts w:asciiTheme="minorBidi" w:hAnsiTheme="minorBidi" w:cstheme="minorBidi"/>
          <w:lang w:eastAsia="zh-CN"/>
        </w:rPr>
      </w:pPr>
      <w:bookmarkStart w:id="0" w:name="标题目录缅文中文对照"/>
      <w:r w:rsidRPr="000B4742">
        <w:rPr>
          <w:rFonts w:asciiTheme="minorBidi" w:hAnsiTheme="minorBidi" w:cstheme="minorBidi"/>
          <w:lang w:eastAsia="zh-CN"/>
        </w:rPr>
        <w:t>标题目录（缅文</w:t>
      </w:r>
      <w:r w:rsidRPr="000B4742">
        <w:rPr>
          <w:rFonts w:asciiTheme="minorBidi" w:hAnsiTheme="minorBidi" w:cstheme="minorBidi"/>
          <w:lang w:eastAsia="zh-CN"/>
        </w:rPr>
        <w:t>—</w:t>
      </w:r>
      <w:r w:rsidRPr="000B4742">
        <w:rPr>
          <w:rFonts w:asciiTheme="minorBidi" w:hAnsiTheme="minorBidi" w:cstheme="minorBidi"/>
          <w:lang w:eastAsia="zh-CN"/>
        </w:rPr>
        <w:t>中文对照）</w:t>
      </w:r>
    </w:p>
    <w:p w:rsidR="004973C4" w:rsidRPr="000B4742" w:rsidRDefault="002A2645">
      <w:pPr>
        <w:pStyle w:val="a8"/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lang w:eastAsia="zh-CN"/>
        </w:rPr>
        <w:t>来源：</w:t>
      </w:r>
      <w:r w:rsidRPr="000B4742">
        <w:rPr>
          <w:rStyle w:val="VerbatimChar"/>
          <w:rFonts w:asciiTheme="minorBidi" w:hAnsiTheme="minorBidi"/>
          <w:lang w:eastAsia="zh-CN"/>
        </w:rPr>
        <w:t>assets/markdown/</w:t>
      </w:r>
      <w:proofErr w:type="spellStart"/>
      <w:r w:rsidRPr="000B4742">
        <w:rPr>
          <w:rStyle w:val="VerbatimChar"/>
          <w:rFonts w:asciiTheme="minorBidi" w:hAnsiTheme="minorBidi"/>
          <w:lang w:eastAsia="zh-CN"/>
        </w:rPr>
        <w:t>sa</w:t>
      </w:r>
      <w:r w:rsidRPr="000B4742">
        <w:rPr>
          <w:rStyle w:val="VerbatimChar"/>
          <w:rFonts w:asciiTheme="minorBidi"/>
          <w:lang w:eastAsia="zh-CN"/>
        </w:rPr>
        <w:t>ṅ</w:t>
      </w:r>
      <w:r w:rsidRPr="000B4742">
        <w:rPr>
          <w:rStyle w:val="VerbatimChar"/>
          <w:rFonts w:asciiTheme="minorBidi" w:hAnsiTheme="minorBidi"/>
          <w:lang w:eastAsia="zh-CN"/>
        </w:rPr>
        <w:t>gaha-bh</w:t>
      </w:r>
      <w:r w:rsidRPr="000B4742">
        <w:rPr>
          <w:rStyle w:val="VerbatimChar"/>
          <w:lang w:eastAsia="zh-CN"/>
        </w:rPr>
        <w:t>ā</w:t>
      </w:r>
      <w:r w:rsidRPr="000B4742">
        <w:rPr>
          <w:rStyle w:val="VerbatimChar"/>
          <w:rFonts w:asciiTheme="minorBidi" w:hAnsiTheme="minorBidi"/>
          <w:lang w:eastAsia="zh-CN"/>
        </w:rPr>
        <w:t>s</w:t>
      </w:r>
      <w:r w:rsidRPr="000B4742">
        <w:rPr>
          <w:rStyle w:val="VerbatimChar"/>
          <w:lang w:eastAsia="zh-CN"/>
        </w:rPr>
        <w:t>ā</w:t>
      </w:r>
      <w:r w:rsidRPr="000B4742">
        <w:rPr>
          <w:rStyle w:val="VerbatimChar"/>
          <w:rFonts w:asciiTheme="minorBidi"/>
          <w:lang w:eastAsia="zh-CN"/>
        </w:rPr>
        <w:t>ṭ</w:t>
      </w:r>
      <w:r w:rsidRPr="000B4742">
        <w:rPr>
          <w:rStyle w:val="VerbatimChar"/>
          <w:lang w:eastAsia="zh-CN"/>
        </w:rPr>
        <w:t>ī</w:t>
      </w:r>
      <w:r w:rsidRPr="000B4742">
        <w:rPr>
          <w:rStyle w:val="VerbatimChar"/>
          <w:rFonts w:asciiTheme="minorBidi" w:hAnsiTheme="minorBidi"/>
          <w:lang w:eastAsia="zh-CN"/>
        </w:rPr>
        <w:t>k</w:t>
      </w:r>
      <w:r w:rsidRPr="000B4742">
        <w:rPr>
          <w:rStyle w:val="VerbatimChar"/>
          <w:lang w:eastAsia="zh-CN"/>
        </w:rPr>
        <w:t>ā</w:t>
      </w:r>
      <w:r w:rsidRPr="000B4742">
        <w:rPr>
          <w:rStyle w:val="VerbatimChar"/>
          <w:rFonts w:asciiTheme="minorBidi" w:hAnsiTheme="minorBidi"/>
          <w:lang w:eastAsia="zh-CN"/>
        </w:rPr>
        <w:t>.md</w:t>
      </w:r>
      <w:proofErr w:type="spellEnd"/>
      <w:r w:rsidRPr="000B4742">
        <w:rPr>
          <w:rFonts w:asciiTheme="minorBidi" w:hAnsiTheme="minorBidi"/>
          <w:lang w:eastAsia="zh-CN"/>
        </w:rPr>
        <w:t>（合并后全文）；本目录含全部</w:t>
      </w:r>
      <w:r w:rsidRPr="000B4742">
        <w:rPr>
          <w:rFonts w:asciiTheme="minorBidi" w:hAnsiTheme="minorBidi"/>
          <w:lang w:eastAsia="zh-CN"/>
        </w:rPr>
        <w:t xml:space="preserve"> 211 </w:t>
      </w:r>
      <w:proofErr w:type="gramStart"/>
      <w:r w:rsidRPr="000B4742">
        <w:rPr>
          <w:rFonts w:asciiTheme="minorBidi" w:hAnsiTheme="minorBidi"/>
          <w:lang w:eastAsia="zh-CN"/>
        </w:rPr>
        <w:t>个</w:t>
      </w:r>
      <w:proofErr w:type="gramEnd"/>
      <w:r w:rsidRPr="000B4742">
        <w:rPr>
          <w:rFonts w:asciiTheme="minorBidi" w:hAnsiTheme="minorBidi"/>
          <w:lang w:eastAsia="zh-CN"/>
        </w:rPr>
        <w:t>标题，以嵌套列表逐级缩进（每级</w:t>
      </w:r>
      <w:r w:rsidRPr="000B4742">
        <w:rPr>
          <w:rFonts w:asciiTheme="minorBidi" w:hAnsiTheme="minorBidi"/>
          <w:lang w:eastAsia="zh-CN"/>
        </w:rPr>
        <w:t xml:space="preserve"> 4 </w:t>
      </w:r>
      <w:r w:rsidRPr="000B4742">
        <w:rPr>
          <w:rFonts w:asciiTheme="minorBidi" w:hAnsiTheme="minorBidi"/>
          <w:lang w:eastAsia="zh-CN"/>
        </w:rPr>
        <w:t>空格）：第</w:t>
      </w:r>
      <w:r w:rsidRPr="000B4742">
        <w:rPr>
          <w:rFonts w:asciiTheme="minorBidi" w:hAnsiTheme="minorBidi"/>
          <w:lang w:eastAsia="zh-CN"/>
        </w:rPr>
        <w:t xml:space="preserve"> 1 </w:t>
      </w:r>
      <w:r w:rsidRPr="000B4742">
        <w:rPr>
          <w:rFonts w:asciiTheme="minorBidi" w:hAnsiTheme="minorBidi"/>
          <w:lang w:eastAsia="zh-CN"/>
        </w:rPr>
        <w:t>级为书名、第</w:t>
      </w:r>
      <w:r w:rsidRPr="000B4742">
        <w:rPr>
          <w:rFonts w:asciiTheme="minorBidi" w:hAnsiTheme="minorBidi"/>
          <w:lang w:eastAsia="zh-CN"/>
        </w:rPr>
        <w:t xml:space="preserve"> 2 </w:t>
      </w:r>
      <w:r w:rsidRPr="000B4742">
        <w:rPr>
          <w:rFonts w:asciiTheme="minorBidi" w:hAnsiTheme="minorBidi"/>
          <w:lang w:eastAsia="zh-CN"/>
        </w:rPr>
        <w:t>级为主要标题、第</w:t>
      </w:r>
      <w:r w:rsidRPr="000B4742">
        <w:rPr>
          <w:rFonts w:asciiTheme="minorBidi" w:hAnsiTheme="minorBidi"/>
          <w:lang w:eastAsia="zh-CN"/>
        </w:rPr>
        <w:t xml:space="preserve"> 3 </w:t>
      </w:r>
      <w:r w:rsidRPr="000B4742">
        <w:rPr>
          <w:rFonts w:asciiTheme="minorBidi" w:hAnsiTheme="minorBidi"/>
          <w:lang w:eastAsia="zh-CN"/>
        </w:rPr>
        <w:t>级为主题、第</w:t>
      </w:r>
      <w:r w:rsidRPr="000B4742">
        <w:rPr>
          <w:rFonts w:asciiTheme="minorBidi" w:hAnsiTheme="minorBidi"/>
          <w:lang w:eastAsia="zh-CN"/>
        </w:rPr>
        <w:t xml:space="preserve"> 4 </w:t>
      </w:r>
      <w:r w:rsidRPr="000B4742">
        <w:rPr>
          <w:rFonts w:asciiTheme="minorBidi" w:hAnsiTheme="minorBidi"/>
          <w:lang w:eastAsia="zh-CN"/>
        </w:rPr>
        <w:t>级为小节；〔</w:t>
      </w:r>
      <w:r w:rsidRPr="000B4742">
        <w:rPr>
          <w:rFonts w:asciiTheme="minorBidi" w:hAnsiTheme="minorBidi"/>
          <w:lang w:eastAsia="zh-CN"/>
        </w:rPr>
        <w:t>L</w:t>
      </w:r>
      <w:r w:rsidRPr="000B4742">
        <w:rPr>
          <w:rFonts w:asciiTheme="minorBidi" w:hAnsiTheme="minorBidi"/>
          <w:lang w:eastAsia="zh-CN"/>
        </w:rPr>
        <w:t>行号〕为合并文件中的行号。</w:t>
      </w:r>
    </w:p>
    <w:p w:rsidR="004973C4" w:rsidRPr="000B4742" w:rsidRDefault="002A2645">
      <w:pPr>
        <w:pStyle w:val="Compact"/>
        <w:numPr>
          <w:ilvl w:val="0"/>
          <w:numId w:val="2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သင်္ဂြိုဟ်ဘာသာဋီကာ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《摄阿毗达摩义论》缅语疏</w:t>
      </w:r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</w:rPr>
      </w:pPr>
      <w:r w:rsidRPr="000B4742">
        <w:rPr>
          <w:rFonts w:asciiTheme="minorBidi" w:hAnsiTheme="minorBidi"/>
        </w:rPr>
        <w:t xml:space="preserve">PDF </w:t>
      </w:r>
      <w:r w:rsidRPr="000B4742">
        <w:rPr>
          <w:rFonts w:asciiTheme="minorBidi" w:hAnsiTheme="minorBidi"/>
          <w:cs/>
          <w:lang w:bidi="my-MM"/>
        </w:rPr>
        <w:t>ဖြစ်မြောက်ရေး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ဝိုင်းဝန်းပံပိုး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ကူညီပေးခဲ့ကြသော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ဓမ္မမိတ်ဆွေများ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</w:rPr>
        <w:t>〔</w:t>
      </w:r>
      <w:r w:rsidRPr="000B4742">
        <w:rPr>
          <w:rFonts w:asciiTheme="minorBidi" w:hAnsiTheme="minorBidi"/>
        </w:rPr>
        <w:t>L3</w:t>
      </w:r>
      <w:r w:rsidRPr="000B4742">
        <w:rPr>
          <w:rFonts w:asciiTheme="minorBidi" w:hAnsiTheme="minorBidi"/>
        </w:rPr>
        <w:t>〕</w:t>
      </w:r>
      <w:r w:rsidRPr="000B4742">
        <w:rPr>
          <w:rFonts w:asciiTheme="minorBidi" w:hAnsiTheme="minorBidi"/>
        </w:rPr>
        <w:t xml:space="preserve"> —— </w:t>
      </w:r>
      <w:proofErr w:type="spellStart"/>
      <w:r w:rsidRPr="000B4742">
        <w:rPr>
          <w:rFonts w:asciiTheme="minorBidi" w:hAnsiTheme="minorBidi"/>
        </w:rPr>
        <w:t>促成此</w:t>
      </w:r>
      <w:proofErr w:type="spellEnd"/>
      <w:r w:rsidRPr="000B4742">
        <w:rPr>
          <w:rFonts w:asciiTheme="minorBidi" w:hAnsiTheme="minorBidi"/>
        </w:rPr>
        <w:t xml:space="preserve"> PDF </w:t>
      </w:r>
      <w:proofErr w:type="spellStart"/>
      <w:r w:rsidRPr="000B4742">
        <w:rPr>
          <w:rFonts w:asciiTheme="minorBidi" w:hAnsiTheme="minorBidi"/>
        </w:rPr>
        <w:t>而同心襄助之法友们</w:t>
      </w:r>
      <w:proofErr w:type="spellEnd"/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တစ်ဘဝသံသရာ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ဖြစ်စဉ်အကျဉ်း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一生流转历程之略说</w:t>
      </w:r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နိဒါန်းအချီ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L85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序文之开端</w:t>
      </w:r>
    </w:p>
    <w:p w:rsidR="004973C4" w:rsidRPr="000B4742" w:rsidDel="00735827" w:rsidRDefault="002A2645">
      <w:pPr>
        <w:pStyle w:val="Compact"/>
        <w:numPr>
          <w:ilvl w:val="1"/>
          <w:numId w:val="3"/>
        </w:numPr>
        <w:rPr>
          <w:del w:id="1" w:author="Sukhita" w:date="2026-08-18T13:47:00Z"/>
          <w:rFonts w:asciiTheme="minorBidi" w:hAnsiTheme="minorBidi"/>
          <w:lang w:eastAsia="zh-CN"/>
        </w:rPr>
      </w:pPr>
      <w:del w:id="2" w:author="Sukhita" w:date="2026-08-18T13:47:00Z">
        <w:r w:rsidRPr="000B4742" w:rsidDel="00735827">
          <w:rPr>
            <w:rFonts w:asciiTheme="minorBidi" w:hAnsiTheme="minorBidi"/>
            <w:cs/>
            <w:lang w:bidi="my-MM"/>
          </w:rPr>
          <w:delText>အခြေခံနိဒါန်း</w:delText>
        </w:r>
        <w:r w:rsidRPr="000B4742" w:rsidDel="00735827">
          <w:rPr>
            <w:rFonts w:asciiTheme="minorBidi" w:hAnsiTheme="minorBidi"/>
            <w:lang w:eastAsia="zh-CN"/>
          </w:rPr>
          <w:delText xml:space="preserve"> (</w:delText>
        </w:r>
        <w:r w:rsidRPr="000B4742" w:rsidDel="00735827">
          <w:rPr>
            <w:rFonts w:asciiTheme="minorBidi" w:hAnsiTheme="minorBidi"/>
            <w:cs/>
            <w:lang w:bidi="my-MM"/>
          </w:rPr>
          <w:delText>ဆ</w:delText>
        </w:r>
        <w:r w:rsidRPr="000B4742" w:rsidDel="00735827">
          <w:rPr>
            <w:rFonts w:asciiTheme="minorBidi" w:hAnsiTheme="minorBidi"/>
            <w:lang w:eastAsia="zh-CN"/>
          </w:rPr>
          <w:delText xml:space="preserve">) </w:delText>
        </w:r>
        <w:r w:rsidRPr="000B4742" w:rsidDel="00735827">
          <w:rPr>
            <w:rFonts w:asciiTheme="minorBidi" w:hAnsiTheme="minorBidi"/>
            <w:lang w:eastAsia="zh-CN"/>
          </w:rPr>
          <w:delText>〔</w:delText>
        </w:r>
        <w:r w:rsidRPr="000B4742" w:rsidDel="00735827">
          <w:rPr>
            <w:rFonts w:asciiTheme="minorBidi" w:hAnsiTheme="minorBidi"/>
            <w:lang w:eastAsia="zh-CN"/>
          </w:rPr>
          <w:delText>L112</w:delText>
        </w:r>
        <w:r w:rsidRPr="000B4742" w:rsidDel="00735827">
          <w:rPr>
            <w:rFonts w:asciiTheme="minorBidi" w:hAnsiTheme="minorBidi"/>
            <w:lang w:eastAsia="zh-CN"/>
          </w:rPr>
          <w:delText>〕</w:delText>
        </w:r>
        <w:r w:rsidRPr="000B4742" w:rsidDel="0073582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735827">
          <w:rPr>
            <w:rFonts w:asciiTheme="minorBidi" w:hAnsiTheme="minorBidi"/>
            <w:lang w:eastAsia="zh-CN"/>
          </w:rPr>
          <w:delText>基础导言（六）</w:delText>
        </w:r>
      </w:del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ပဏာမဂါထာအဖွင့်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L132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归敬</w:t>
      </w:r>
      <w:proofErr w:type="gramStart"/>
      <w:r w:rsidRPr="000B4742">
        <w:rPr>
          <w:rFonts w:asciiTheme="minorBidi" w:hAnsiTheme="minorBidi"/>
          <w:lang w:eastAsia="zh-CN"/>
        </w:rPr>
        <w:t>偈</w:t>
      </w:r>
      <w:proofErr w:type="gramEnd"/>
      <w:r w:rsidRPr="000B4742">
        <w:rPr>
          <w:rFonts w:asciiTheme="minorBidi" w:hAnsiTheme="minorBidi"/>
          <w:lang w:eastAsia="zh-CN"/>
        </w:rPr>
        <w:t>之释义</w:t>
      </w:r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ဥဒ္ဒေသဂါထာအဖွင့်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L181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总说</w:t>
      </w:r>
      <w:proofErr w:type="gramStart"/>
      <w:r w:rsidRPr="000B4742">
        <w:rPr>
          <w:rFonts w:asciiTheme="minorBidi" w:hAnsiTheme="minorBidi"/>
          <w:lang w:eastAsia="zh-CN"/>
        </w:rPr>
        <w:t>偈</w:t>
      </w:r>
      <w:proofErr w:type="gramEnd"/>
      <w:r w:rsidRPr="000B4742">
        <w:rPr>
          <w:rFonts w:asciiTheme="minorBidi" w:hAnsiTheme="minorBidi"/>
          <w:lang w:eastAsia="zh-CN"/>
        </w:rPr>
        <w:t>之释义</w:t>
      </w:r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စိတ်ပိုင်းဘာသာဋီကာ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L328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心篇</w:t>
      </w:r>
      <w:r w:rsidRPr="000B4742">
        <w:rPr>
          <w:rFonts w:asciiTheme="minorBidi" w:hAnsiTheme="minorBidi"/>
          <w:lang w:eastAsia="zh-CN"/>
        </w:rPr>
        <w:t>·</w:t>
      </w:r>
      <w:r w:rsidRPr="000B4742">
        <w:rPr>
          <w:rFonts w:asciiTheme="minorBidi" w:hAnsiTheme="minorBidi"/>
          <w:lang w:eastAsia="zh-CN"/>
        </w:rPr>
        <w:t>缅语疏</w:t>
      </w:r>
    </w:p>
    <w:p w:rsidR="004973C4" w:rsidRPr="000B4742" w:rsidDel="00735827" w:rsidRDefault="002A2645">
      <w:pPr>
        <w:pStyle w:val="Compact"/>
        <w:numPr>
          <w:ilvl w:val="2"/>
          <w:numId w:val="4"/>
        </w:numPr>
        <w:rPr>
          <w:del w:id="3" w:author="Sukhita" w:date="2026-08-18T13:48:00Z"/>
          <w:rFonts w:asciiTheme="minorBidi" w:hAnsiTheme="minorBidi"/>
          <w:lang w:eastAsia="zh-CN"/>
        </w:rPr>
      </w:pPr>
      <w:del w:id="4" w:author="Sukhita" w:date="2026-08-18T13:48:00Z">
        <w:r w:rsidRPr="000B4742" w:rsidDel="00735827">
          <w:rPr>
            <w:rFonts w:asciiTheme="minorBidi" w:hAnsiTheme="minorBidi"/>
            <w:cs/>
            <w:lang w:bidi="my-MM"/>
          </w:rPr>
          <w:delText>စိတ်လေးပါးခေါင်းစဉ်အဖွင့်</w:delText>
        </w:r>
        <w:r w:rsidRPr="000B4742" w:rsidDel="00735827">
          <w:rPr>
            <w:rFonts w:asciiTheme="minorBidi" w:hAnsiTheme="minorBidi"/>
            <w:lang w:eastAsia="zh-CN"/>
          </w:rPr>
          <w:delText xml:space="preserve"> </w:delText>
        </w:r>
        <w:r w:rsidRPr="000B4742" w:rsidDel="00735827">
          <w:rPr>
            <w:rFonts w:asciiTheme="minorBidi" w:hAnsiTheme="minorBidi"/>
            <w:lang w:eastAsia="zh-CN"/>
          </w:rPr>
          <w:delText>〔</w:delText>
        </w:r>
        <w:r w:rsidRPr="000B4742" w:rsidDel="00735827">
          <w:rPr>
            <w:rFonts w:asciiTheme="minorBidi" w:hAnsiTheme="minorBidi"/>
            <w:lang w:eastAsia="zh-CN"/>
          </w:rPr>
          <w:delText>L338</w:delText>
        </w:r>
        <w:r w:rsidRPr="000B4742" w:rsidDel="00735827">
          <w:rPr>
            <w:rFonts w:asciiTheme="minorBidi" w:hAnsiTheme="minorBidi"/>
            <w:lang w:eastAsia="zh-CN"/>
          </w:rPr>
          <w:delText>〕</w:delText>
        </w:r>
        <w:r w:rsidRPr="000B4742" w:rsidDel="0073582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735827">
          <w:rPr>
            <w:rFonts w:asciiTheme="minorBidi" w:hAnsiTheme="minorBidi"/>
            <w:lang w:eastAsia="zh-CN"/>
          </w:rPr>
          <w:delText>四类心之标题释义</w:delText>
        </w:r>
      </w:del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ကာမာဝစရစိတ်အကျယ်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L352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欲界心之</w:t>
      </w:r>
      <w:proofErr w:type="gramEnd"/>
      <w:r w:rsidRPr="000B4742">
        <w:rPr>
          <w:rFonts w:asciiTheme="minorBidi" w:hAnsiTheme="minorBidi"/>
          <w:lang w:eastAsia="zh-CN"/>
        </w:rPr>
        <w:t>详说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လောဘမူစိတ်အဖွင့်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L362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贪根心之</w:t>
      </w:r>
      <w:proofErr w:type="gramEnd"/>
      <w:r w:rsidRPr="000B4742">
        <w:rPr>
          <w:rFonts w:asciiTheme="minorBidi" w:hAnsiTheme="minorBidi"/>
          <w:lang w:eastAsia="zh-CN"/>
        </w:rPr>
        <w:t>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လောဘမူစိတ်</w:t>
      </w:r>
      <w:r w:rsidRPr="000B4742">
        <w:rPr>
          <w:rFonts w:asciiTheme="minorBidi" w:hAnsiTheme="minorBidi"/>
          <w:lang w:eastAsia="zh-CN"/>
        </w:rPr>
        <w:t xml:space="preserve"> (</w:t>
      </w:r>
      <w:r w:rsidRPr="000B4742">
        <w:rPr>
          <w:rFonts w:asciiTheme="minorBidi" w:hAnsiTheme="minorBidi"/>
          <w:cs/>
          <w:lang w:bidi="my-MM"/>
        </w:rPr>
        <w:t>၈</w:t>
      </w:r>
      <w:r w:rsidRPr="000B4742">
        <w:rPr>
          <w:rFonts w:asciiTheme="minorBidi" w:hAnsiTheme="minorBidi"/>
          <w:lang w:eastAsia="zh-CN"/>
        </w:rPr>
        <w:t xml:space="preserve">) </w:t>
      </w:r>
      <w:r w:rsidRPr="000B4742">
        <w:rPr>
          <w:rFonts w:asciiTheme="minorBidi" w:hAnsiTheme="minorBidi"/>
          <w:cs/>
          <w:lang w:bidi="my-MM"/>
        </w:rPr>
        <w:t>ပါးဖြစ်ပုံ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L473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贪根心（八）生起之情形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ဒေါသမူစိတ်အဖွင့်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L485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嗔根心</w:t>
      </w:r>
      <w:proofErr w:type="gramEnd"/>
      <w:r w:rsidRPr="000B4742">
        <w:rPr>
          <w:rFonts w:asciiTheme="minorBidi" w:hAnsiTheme="minorBidi"/>
          <w:lang w:eastAsia="zh-CN"/>
        </w:rPr>
        <w:t>之释义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မောဟမူစိတ်အဖွင့်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L527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痴根心</w:t>
      </w:r>
      <w:proofErr w:type="gramEnd"/>
      <w:r w:rsidRPr="000B4742">
        <w:rPr>
          <w:rFonts w:asciiTheme="minorBidi" w:hAnsiTheme="minorBidi"/>
          <w:lang w:eastAsia="zh-CN"/>
        </w:rPr>
        <w:t>之释义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အကုသိုလ်စိတ်နိဂုံးအဖွင့်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L565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不</w:t>
      </w:r>
      <w:proofErr w:type="gramEnd"/>
      <w:r w:rsidRPr="000B4742">
        <w:rPr>
          <w:rFonts w:asciiTheme="minorBidi" w:hAnsiTheme="minorBidi"/>
          <w:lang w:eastAsia="zh-CN"/>
        </w:rPr>
        <w:t>善心结语之释义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အဟိတ်စိတ်အဖွင့်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L583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无因心之释义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အဟိတ်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ကုသလဝိပါက်စိတ်အဖွင့်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L616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无因</w:t>
      </w:r>
      <w:proofErr w:type="gramStart"/>
      <w:r w:rsidRPr="000B4742">
        <w:rPr>
          <w:rFonts w:asciiTheme="minorBidi" w:hAnsiTheme="minorBidi"/>
          <w:lang w:eastAsia="zh-CN"/>
        </w:rPr>
        <w:t>善异熟心</w:t>
      </w:r>
      <w:proofErr w:type="gramEnd"/>
      <w:r w:rsidRPr="000B4742">
        <w:rPr>
          <w:rFonts w:asciiTheme="minorBidi" w:hAnsiTheme="minorBidi"/>
          <w:lang w:eastAsia="zh-CN"/>
        </w:rPr>
        <w:t>之释义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lastRenderedPageBreak/>
        <w:t>အလင်္ကာကျမ်းလာ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ရယ်ခြင်း</w:t>
      </w:r>
      <w:r w:rsidRPr="000B4742">
        <w:rPr>
          <w:rFonts w:asciiTheme="minorBidi" w:hAnsiTheme="minorBidi"/>
          <w:lang w:eastAsia="zh-CN"/>
        </w:rPr>
        <w:t>(</w:t>
      </w:r>
      <w:r w:rsidRPr="000B4742">
        <w:rPr>
          <w:rFonts w:asciiTheme="minorBidi" w:hAnsiTheme="minorBidi"/>
          <w:cs/>
          <w:lang w:bidi="my-MM"/>
        </w:rPr>
        <w:t>၆</w:t>
      </w:r>
      <w:r w:rsidRPr="000B4742">
        <w:rPr>
          <w:rFonts w:asciiTheme="minorBidi" w:hAnsiTheme="minorBidi"/>
          <w:lang w:eastAsia="zh-CN"/>
        </w:rPr>
        <w:t>)</w:t>
      </w:r>
      <w:r w:rsidRPr="000B4742">
        <w:rPr>
          <w:rFonts w:asciiTheme="minorBidi" w:hAnsiTheme="minorBidi"/>
          <w:cs/>
          <w:lang w:bidi="my-MM"/>
        </w:rPr>
        <w:t>မျိုး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L642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修辞学论典所说之</w:t>
      </w:r>
      <w:proofErr w:type="gramEnd"/>
      <w:r w:rsidRPr="000B4742">
        <w:rPr>
          <w:rFonts w:asciiTheme="minorBidi" w:hAnsiTheme="minorBidi"/>
          <w:lang w:eastAsia="zh-CN"/>
        </w:rPr>
        <w:t>笑（六）种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ဝေဒနာယှဉ်ပုံနှင့်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ယောဂသင်္ခါရ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L654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受之相应情形与瑜伽行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သောဘနစိတ်များ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L692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净心诸种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ကာမသောဘနစိတ်အဖွင့်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L714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欲界净心之释义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မဟာကြိယာစိတ်အဖွင့်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L745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大唯作</w:t>
      </w:r>
      <w:proofErr w:type="gramEnd"/>
      <w:r w:rsidRPr="000B4742">
        <w:rPr>
          <w:rFonts w:asciiTheme="minorBidi" w:hAnsiTheme="minorBidi"/>
          <w:lang w:eastAsia="zh-CN"/>
        </w:rPr>
        <w:t>心之释义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ကာမသောဘန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နိဂုံးအဖွင့်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L764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欲界净心结语之释义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ရူပါဝစရစိတ်အဖွင့်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L787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色界心之</w:t>
      </w:r>
      <w:proofErr w:type="gramEnd"/>
      <w:r w:rsidRPr="000B4742">
        <w:rPr>
          <w:rFonts w:asciiTheme="minorBidi" w:hAnsiTheme="minorBidi"/>
          <w:lang w:eastAsia="zh-CN"/>
        </w:rPr>
        <w:t>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ဒုတိယဝိဂ္ဂဟအကျယ်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L809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第二词源分解之详说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အရူပါဝစရစိတ်အဖွင့်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L847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无色界心之</w:t>
      </w:r>
      <w:proofErr w:type="gramEnd"/>
      <w:r w:rsidRPr="000B4742">
        <w:rPr>
          <w:rFonts w:asciiTheme="minorBidi" w:hAnsiTheme="minorBidi"/>
          <w:lang w:eastAsia="zh-CN"/>
        </w:rPr>
        <w:t>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အရူပစိတ်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နိဂုံး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L867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无色心之结语</w:t>
      </w:r>
    </w:p>
    <w:p w:rsidR="004973C4" w:rsidRPr="000B4742" w:rsidRDefault="00092536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ins w:id="5" w:author="Sukhita" w:date="2026-08-18T13:51:00Z">
        <w:r w:rsidRPr="000B4742">
          <w:rPr>
            <w:rFonts w:asciiTheme="minorBidi" w:hAnsiTheme="minorBidi"/>
            <w:cs/>
            <w:lang w:bidi="my-MM"/>
          </w:rPr>
          <w:t>လောကုတ္တရာ</w:t>
        </w:r>
      </w:ins>
      <w:del w:id="6" w:author="Sukhita" w:date="2026-08-18T13:51:00Z">
        <w:r w:rsidR="002A2645" w:rsidRPr="000B4742" w:rsidDel="00092536">
          <w:rPr>
            <w:rFonts w:asciiTheme="minorBidi" w:hAnsiTheme="minorBidi"/>
            <w:cs/>
            <w:lang w:bidi="my-MM"/>
          </w:rPr>
          <w:delText>အရူပ</w:delText>
        </w:r>
      </w:del>
      <w:r w:rsidR="002A2645" w:rsidRPr="000B4742">
        <w:rPr>
          <w:rFonts w:asciiTheme="minorBidi" w:hAnsiTheme="minorBidi"/>
          <w:cs/>
          <w:lang w:bidi="my-MM"/>
        </w:rPr>
        <w:t>စိတ်အဖွင့်</w:t>
      </w:r>
      <w:r w:rsidR="002A2645" w:rsidRPr="000B4742">
        <w:rPr>
          <w:rFonts w:asciiTheme="minorBidi" w:hAnsiTheme="minorBidi"/>
          <w:lang w:eastAsia="zh-CN"/>
        </w:rPr>
        <w:t xml:space="preserve"> </w:t>
      </w:r>
      <w:r w:rsidR="002A2645" w:rsidRPr="000B4742">
        <w:rPr>
          <w:rFonts w:asciiTheme="minorBidi" w:hAnsiTheme="minorBidi"/>
          <w:lang w:eastAsia="zh-CN"/>
        </w:rPr>
        <w:t>〔</w:t>
      </w:r>
      <w:r w:rsidR="002A2645" w:rsidRPr="000B4742">
        <w:rPr>
          <w:rFonts w:asciiTheme="minorBidi" w:hAnsiTheme="minorBidi"/>
          <w:lang w:eastAsia="zh-CN"/>
        </w:rPr>
        <w:t>L873</w:t>
      </w:r>
      <w:r w:rsidR="002A2645" w:rsidRPr="000B4742">
        <w:rPr>
          <w:rFonts w:asciiTheme="minorBidi" w:hAnsiTheme="minorBidi"/>
          <w:lang w:eastAsia="zh-CN"/>
        </w:rPr>
        <w:t>〕</w:t>
      </w:r>
      <w:r w:rsidR="002A2645" w:rsidRPr="000B4742">
        <w:rPr>
          <w:rFonts w:asciiTheme="minorBidi" w:hAnsiTheme="minorBidi"/>
          <w:lang w:eastAsia="zh-CN"/>
        </w:rPr>
        <w:t xml:space="preserve"> —— </w:t>
      </w:r>
      <w:del w:id="7" w:author="Sukhita" w:date="2026-08-18T13:51:00Z">
        <w:r w:rsidR="002A2645" w:rsidRPr="000B4742" w:rsidDel="00333159">
          <w:rPr>
            <w:rFonts w:asciiTheme="minorBidi" w:hAnsiTheme="minorBidi"/>
            <w:lang w:eastAsia="zh-CN"/>
          </w:rPr>
          <w:delText>无色</w:delText>
        </w:r>
      </w:del>
      <w:ins w:id="8" w:author="Sukhita" w:date="2026-08-18T13:51:00Z">
        <w:r w:rsidR="00333159" w:rsidRPr="000B4742">
          <w:rPr>
            <w:rFonts w:asciiTheme="minorBidi" w:hAnsiTheme="minorBidi"/>
            <w:lang w:eastAsia="zh-CN"/>
          </w:rPr>
          <w:t>出世间</w:t>
        </w:r>
      </w:ins>
      <w:r w:rsidR="002A2645" w:rsidRPr="000B4742">
        <w:rPr>
          <w:rFonts w:asciiTheme="minorBidi" w:hAnsiTheme="minorBidi"/>
          <w:lang w:eastAsia="zh-CN"/>
        </w:rPr>
        <w:t>心之释义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လောကုတ္တရာကြိယာစိတ်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မရှိပုံ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L915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出世间</w:t>
      </w:r>
      <w:proofErr w:type="gramStart"/>
      <w:r w:rsidRPr="000B4742">
        <w:rPr>
          <w:rFonts w:asciiTheme="minorBidi" w:hAnsiTheme="minorBidi"/>
          <w:lang w:eastAsia="zh-CN"/>
        </w:rPr>
        <w:t>无唯作</w:t>
      </w:r>
      <w:proofErr w:type="gramEnd"/>
      <w:r w:rsidRPr="000B4742">
        <w:rPr>
          <w:rFonts w:asciiTheme="minorBidi" w:hAnsiTheme="minorBidi"/>
          <w:lang w:eastAsia="zh-CN"/>
        </w:rPr>
        <w:t>心之情形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ins w:id="9" w:author="Sukhita" w:date="2026-08-18T13:52:00Z"/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ဘူမိဘေဒစိတ္တသင်္ဂဟ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L933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依地差别之心摄</w:t>
      </w:r>
    </w:p>
    <w:p w:rsidR="00CF7F31" w:rsidRPr="000B4742" w:rsidRDefault="00CF7F31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ins w:id="10" w:author="Sukhita" w:date="2026-08-18T13:52:00Z">
        <w:r w:rsidRPr="000B4742">
          <w:rPr>
            <w:rFonts w:asciiTheme="minorBidi" w:hAnsiTheme="minorBidi"/>
            <w:cs/>
            <w:lang w:bidi="my-MM"/>
          </w:rPr>
          <w:t>နိဂုံးနှင့်</w:t>
        </w:r>
      </w:ins>
      <w:ins w:id="11" w:author="Sukhita" w:date="2026-08-18T13:53:00Z">
        <w:r w:rsidRPr="000B4742">
          <w:rPr>
            <w:rFonts w:asciiTheme="minorBidi" w:hAnsiTheme="minorBidi"/>
            <w:cs/>
            <w:lang w:bidi="my-MM"/>
          </w:rPr>
          <w:t>နိဒါန်း</w:t>
        </w:r>
        <w:r w:rsidRPr="000B4742">
          <w:rPr>
            <w:rFonts w:asciiTheme="minorBidi" w:hAnsiTheme="minorBidi"/>
            <w:lang w:eastAsia="zh-CN"/>
          </w:rPr>
          <w:t xml:space="preserve"> —— </w:t>
        </w:r>
        <w:r w:rsidRPr="000B4742">
          <w:rPr>
            <w:rFonts w:asciiTheme="minorBidi" w:hAnsiTheme="minorBidi"/>
            <w:lang w:eastAsia="zh-CN"/>
          </w:rPr>
          <w:t>结语与序</w:t>
        </w:r>
        <w:r w:rsidR="00E71C10" w:rsidRPr="000B4742">
          <w:rPr>
            <w:rFonts w:asciiTheme="minorBidi" w:hAnsiTheme="minorBidi"/>
            <w:lang w:eastAsia="zh-CN"/>
          </w:rPr>
          <w:t>言</w:t>
        </w:r>
      </w:ins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ဈာန်ငါးပါးဖြင့်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မြှောက်ပုံ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L951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以五禅相乘</w:t>
      </w:r>
      <w:proofErr w:type="gramEnd"/>
      <w:r w:rsidRPr="000B4742">
        <w:rPr>
          <w:rFonts w:asciiTheme="minorBidi" w:hAnsiTheme="minorBidi"/>
          <w:lang w:eastAsia="zh-CN"/>
        </w:rPr>
        <w:t>之情形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ဈာန်စိတ်အကျယ်သင်္ဂဟ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L995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禅心之详摄</w:t>
      </w:r>
    </w:p>
    <w:p w:rsidR="004973C4" w:rsidRPr="000B4742" w:rsidRDefault="002A2645">
      <w:pPr>
        <w:pStyle w:val="Compact"/>
        <w:numPr>
          <w:ilvl w:val="2"/>
          <w:numId w:val="4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မဟာနိဂုံး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L1007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大结语</w:t>
      </w:r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စေတသိက်ပိုင်းဘာသာဋီကာ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L1017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心所篇</w:t>
      </w:r>
      <w:r w:rsidRPr="000B4742">
        <w:rPr>
          <w:rFonts w:asciiTheme="minorBidi" w:hAnsiTheme="minorBidi"/>
          <w:lang w:eastAsia="zh-CN"/>
        </w:rPr>
        <w:t>·</w:t>
      </w:r>
      <w:r w:rsidRPr="000B4742">
        <w:rPr>
          <w:rFonts w:asciiTheme="minorBidi" w:hAnsiTheme="minorBidi"/>
          <w:lang w:eastAsia="zh-CN"/>
        </w:rPr>
        <w:t>缅语疏</w:t>
      </w:r>
    </w:p>
    <w:p w:rsidR="004973C4" w:rsidRPr="000B4742" w:rsidDel="00B17A01" w:rsidRDefault="002A2645">
      <w:pPr>
        <w:pStyle w:val="Compact"/>
        <w:numPr>
          <w:ilvl w:val="2"/>
          <w:numId w:val="5"/>
        </w:numPr>
        <w:rPr>
          <w:del w:id="12" w:author="Sukhita" w:date="2026-08-18T13:54:00Z"/>
          <w:rFonts w:asciiTheme="minorBidi" w:hAnsiTheme="minorBidi"/>
          <w:lang w:eastAsia="zh-CN"/>
        </w:rPr>
      </w:pPr>
      <w:del w:id="13" w:author="Sukhita" w:date="2026-08-18T13:54:00Z">
        <w:r w:rsidRPr="000B4742" w:rsidDel="00B17A01">
          <w:rPr>
            <w:rFonts w:asciiTheme="minorBidi" w:hAnsiTheme="minorBidi"/>
            <w:cs/>
            <w:lang w:bidi="my-MM"/>
          </w:rPr>
          <w:delText>လက္ခဏာလေးပါးအဖွင့်</w:delText>
        </w:r>
        <w:r w:rsidRPr="000B4742" w:rsidDel="00B17A01">
          <w:rPr>
            <w:rFonts w:asciiTheme="minorBidi" w:hAnsiTheme="minorBidi"/>
            <w:lang w:eastAsia="zh-CN"/>
          </w:rPr>
          <w:delText xml:space="preserve"> </w:delText>
        </w:r>
        <w:r w:rsidRPr="000B4742" w:rsidDel="00B17A01">
          <w:rPr>
            <w:rFonts w:asciiTheme="minorBidi" w:hAnsiTheme="minorBidi"/>
            <w:lang w:eastAsia="zh-CN"/>
          </w:rPr>
          <w:delText>〔</w:delText>
        </w:r>
        <w:r w:rsidRPr="000B4742" w:rsidDel="00B17A01">
          <w:rPr>
            <w:rFonts w:asciiTheme="minorBidi" w:hAnsiTheme="minorBidi"/>
            <w:lang w:eastAsia="zh-CN"/>
          </w:rPr>
          <w:delText>L1027</w:delText>
        </w:r>
        <w:r w:rsidRPr="000B4742" w:rsidDel="00B17A01">
          <w:rPr>
            <w:rFonts w:asciiTheme="minorBidi" w:hAnsiTheme="minorBidi"/>
            <w:lang w:eastAsia="zh-CN"/>
          </w:rPr>
          <w:delText>〕</w:delText>
        </w:r>
        <w:r w:rsidRPr="000B4742" w:rsidDel="00B17A01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B17A01">
          <w:rPr>
            <w:rFonts w:asciiTheme="minorBidi" w:hAnsiTheme="minorBidi"/>
            <w:lang w:eastAsia="zh-CN"/>
          </w:rPr>
          <w:delText>四相之释义</w:delText>
        </w:r>
      </w:del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</w:rPr>
      </w:pPr>
      <w:r w:rsidRPr="000B4742">
        <w:rPr>
          <w:rFonts w:asciiTheme="minorBidi" w:hAnsiTheme="minorBidi"/>
          <w:cs/>
          <w:lang w:bidi="my-MM"/>
        </w:rPr>
        <w:t>လက္ခဏာလေးပါးထားရခြင်း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</w:rPr>
        <w:t>〔</w:t>
      </w:r>
      <w:r w:rsidRPr="000B4742">
        <w:rPr>
          <w:rFonts w:asciiTheme="minorBidi" w:hAnsiTheme="minorBidi"/>
        </w:rPr>
        <w:t>L1029</w:t>
      </w:r>
      <w:r w:rsidRPr="000B4742">
        <w:rPr>
          <w:rFonts w:asciiTheme="minorBidi" w:hAnsiTheme="minorBidi"/>
        </w:rPr>
        <w:t>〕</w:t>
      </w:r>
      <w:r w:rsidRPr="000B4742">
        <w:rPr>
          <w:rFonts w:asciiTheme="minorBidi" w:hAnsiTheme="minorBidi"/>
        </w:rPr>
        <w:t xml:space="preserve"> —— </w:t>
      </w:r>
      <w:proofErr w:type="spellStart"/>
      <w:r w:rsidRPr="000B4742">
        <w:rPr>
          <w:rFonts w:asciiTheme="minorBidi" w:hAnsiTheme="minorBidi"/>
        </w:rPr>
        <w:t>安立四相之因由</w:t>
      </w:r>
      <w:proofErr w:type="spellEnd"/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အညသမာန်းရာသိအဖွင့်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L1047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他相应聚之释义</w:t>
      </w:r>
    </w:p>
    <w:p w:rsidR="004973C4" w:rsidRPr="000B4742" w:rsidDel="00C73D40" w:rsidRDefault="002A2645">
      <w:pPr>
        <w:pStyle w:val="Compact"/>
        <w:numPr>
          <w:ilvl w:val="2"/>
          <w:numId w:val="5"/>
        </w:numPr>
        <w:rPr>
          <w:del w:id="14" w:author="Sukhita" w:date="2026-08-18T13:55:00Z"/>
          <w:rFonts w:asciiTheme="minorBidi" w:hAnsiTheme="minorBidi"/>
          <w:lang w:eastAsia="zh-CN"/>
        </w:rPr>
      </w:pPr>
      <w:del w:id="15" w:author="Sukhita" w:date="2026-08-18T13:55:00Z">
        <w:r w:rsidRPr="000B4742" w:rsidDel="00C73D40">
          <w:rPr>
            <w:rFonts w:asciiTheme="minorBidi" w:hAnsiTheme="minorBidi"/>
            <w:cs/>
            <w:lang w:bidi="my-MM"/>
          </w:rPr>
          <w:delText>အညသမာန်းရာသိအဖွင့်</w:delText>
        </w:r>
        <w:r w:rsidRPr="000B4742" w:rsidDel="00C73D40">
          <w:rPr>
            <w:rFonts w:asciiTheme="minorBidi" w:hAnsiTheme="minorBidi"/>
            <w:lang w:eastAsia="zh-CN"/>
          </w:rPr>
          <w:delText xml:space="preserve"> </w:delText>
        </w:r>
        <w:r w:rsidRPr="000B4742" w:rsidDel="00C73D40">
          <w:rPr>
            <w:rFonts w:asciiTheme="minorBidi" w:hAnsiTheme="minorBidi"/>
            <w:lang w:eastAsia="zh-CN"/>
          </w:rPr>
          <w:delText>〔</w:delText>
        </w:r>
        <w:r w:rsidRPr="000B4742" w:rsidDel="00C73D40">
          <w:rPr>
            <w:rFonts w:asciiTheme="minorBidi" w:hAnsiTheme="minorBidi"/>
            <w:lang w:eastAsia="zh-CN"/>
          </w:rPr>
          <w:delText>L1055</w:delText>
        </w:r>
        <w:r w:rsidRPr="000B4742" w:rsidDel="00C73D40">
          <w:rPr>
            <w:rFonts w:asciiTheme="minorBidi" w:hAnsiTheme="minorBidi"/>
            <w:lang w:eastAsia="zh-CN"/>
          </w:rPr>
          <w:delText>〕</w:delText>
        </w:r>
        <w:r w:rsidRPr="000B4742" w:rsidDel="00C73D40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C73D40">
          <w:rPr>
            <w:rFonts w:asciiTheme="minorBidi" w:hAnsiTheme="minorBidi"/>
            <w:lang w:eastAsia="zh-CN"/>
          </w:rPr>
          <w:delText>他相应聚之释义</w:delText>
        </w:r>
      </w:del>
    </w:p>
    <w:p w:rsidR="004973C4" w:rsidRPr="000B4742" w:rsidDel="00E451B2" w:rsidRDefault="002A2645">
      <w:pPr>
        <w:pStyle w:val="Compact"/>
        <w:numPr>
          <w:ilvl w:val="2"/>
          <w:numId w:val="5"/>
        </w:numPr>
        <w:rPr>
          <w:del w:id="16" w:author="Sukhita" w:date="2026-08-18T14:32:00Z"/>
          <w:rFonts w:asciiTheme="minorBidi" w:hAnsiTheme="minorBidi"/>
        </w:rPr>
      </w:pPr>
      <w:del w:id="17" w:author="Sukhita" w:date="2026-08-18T14:32:00Z">
        <w:r w:rsidRPr="000B4742" w:rsidDel="00E451B2">
          <w:rPr>
            <w:rFonts w:asciiTheme="minorBidi" w:hAnsiTheme="minorBidi"/>
            <w:cs/>
            <w:lang w:bidi="my-MM"/>
          </w:rPr>
          <w:delText>လက္ခဏာ</w:delText>
        </w:r>
        <w:r w:rsidRPr="000B4742" w:rsidDel="00E451B2">
          <w:rPr>
            <w:rFonts w:asciiTheme="minorBidi" w:hAnsiTheme="minorBidi"/>
          </w:rPr>
          <w:delText xml:space="preserve"> </w:delText>
        </w:r>
        <w:r w:rsidRPr="000B4742" w:rsidDel="00E451B2">
          <w:rPr>
            <w:rFonts w:asciiTheme="minorBidi" w:hAnsiTheme="minorBidi"/>
          </w:rPr>
          <w:delText>〔</w:delText>
        </w:r>
        <w:r w:rsidRPr="000B4742" w:rsidDel="00E451B2">
          <w:rPr>
            <w:rFonts w:asciiTheme="minorBidi" w:hAnsiTheme="minorBidi"/>
          </w:rPr>
          <w:delText>L1057</w:delText>
        </w:r>
        <w:r w:rsidRPr="000B4742" w:rsidDel="00E451B2">
          <w:rPr>
            <w:rFonts w:asciiTheme="minorBidi" w:hAnsiTheme="minorBidi"/>
          </w:rPr>
          <w:delText>〕</w:delText>
        </w:r>
        <w:r w:rsidRPr="000B4742" w:rsidDel="00E451B2">
          <w:rPr>
            <w:rFonts w:asciiTheme="minorBidi" w:hAnsiTheme="minorBidi"/>
          </w:rPr>
          <w:delText xml:space="preserve"> —— </w:delText>
        </w:r>
        <w:r w:rsidRPr="000B4742" w:rsidDel="00E451B2">
          <w:rPr>
            <w:rFonts w:asciiTheme="minorBidi" w:hAnsiTheme="minorBidi"/>
          </w:rPr>
          <w:delText>相</w:delText>
        </w:r>
      </w:del>
    </w:p>
    <w:p w:rsidR="004973C4" w:rsidRPr="000B4742" w:rsidDel="00E451B2" w:rsidRDefault="002A2645">
      <w:pPr>
        <w:pStyle w:val="Compact"/>
        <w:numPr>
          <w:ilvl w:val="2"/>
          <w:numId w:val="5"/>
        </w:numPr>
        <w:rPr>
          <w:del w:id="18" w:author="Sukhita" w:date="2026-08-18T14:32:00Z"/>
          <w:rFonts w:asciiTheme="minorBidi" w:hAnsiTheme="minorBidi"/>
        </w:rPr>
      </w:pPr>
      <w:del w:id="19" w:author="Sukhita" w:date="2026-08-18T14:32:00Z">
        <w:r w:rsidRPr="000B4742" w:rsidDel="00E451B2">
          <w:rPr>
            <w:rFonts w:asciiTheme="minorBidi" w:hAnsiTheme="minorBidi"/>
            <w:cs/>
            <w:lang w:bidi="my-MM"/>
          </w:rPr>
          <w:delText>မနသိကာရ</w:delText>
        </w:r>
        <w:r w:rsidRPr="000B4742" w:rsidDel="00E451B2">
          <w:rPr>
            <w:rFonts w:asciiTheme="minorBidi" w:hAnsiTheme="minorBidi"/>
          </w:rPr>
          <w:delText xml:space="preserve"> </w:delText>
        </w:r>
        <w:r w:rsidRPr="000B4742" w:rsidDel="00E451B2">
          <w:rPr>
            <w:rFonts w:asciiTheme="minorBidi" w:hAnsiTheme="minorBidi"/>
          </w:rPr>
          <w:delText>〔</w:delText>
        </w:r>
        <w:r w:rsidRPr="000B4742" w:rsidDel="00E451B2">
          <w:rPr>
            <w:rFonts w:asciiTheme="minorBidi" w:hAnsiTheme="minorBidi"/>
          </w:rPr>
          <w:delText>L1160</w:delText>
        </w:r>
        <w:r w:rsidRPr="000B4742" w:rsidDel="00E451B2">
          <w:rPr>
            <w:rFonts w:asciiTheme="minorBidi" w:hAnsiTheme="minorBidi"/>
          </w:rPr>
          <w:delText>〕</w:delText>
        </w:r>
        <w:r w:rsidRPr="000B4742" w:rsidDel="00E451B2">
          <w:rPr>
            <w:rFonts w:asciiTheme="minorBidi" w:hAnsiTheme="minorBidi"/>
          </w:rPr>
          <w:delText xml:space="preserve"> —— </w:delText>
        </w:r>
        <w:r w:rsidRPr="000B4742" w:rsidDel="00E451B2">
          <w:rPr>
            <w:rFonts w:asciiTheme="minorBidi" w:hAnsiTheme="minorBidi"/>
          </w:rPr>
          <w:delText>作意</w:delText>
        </w:r>
      </w:del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lastRenderedPageBreak/>
        <w:t>ပကိဏ်းစေတသိက်များ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L1180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杂心所诸种</w:t>
      </w:r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အဆင့်ဆင့်</w:t>
      </w:r>
      <w:ins w:id="20" w:author="Sukhita" w:date="2026-08-18T14:34:00Z">
        <w:r w:rsidR="00634BB7" w:rsidRPr="000B4742">
          <w:rPr>
            <w:rFonts w:asciiTheme="minorBidi" w:hAnsiTheme="minorBidi"/>
            <w:cs/>
            <w:lang w:bidi="my-MM"/>
          </w:rPr>
          <w:t>သာ</w:t>
        </w:r>
      </w:ins>
      <w:r w:rsidRPr="000B4742">
        <w:rPr>
          <w:rFonts w:asciiTheme="minorBidi" w:hAnsiTheme="minorBidi"/>
          <w:cs/>
          <w:lang w:bidi="my-MM"/>
        </w:rPr>
        <w:t>သော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ပီတိ</w:t>
      </w:r>
      <w:r w:rsidRPr="000B4742">
        <w:rPr>
          <w:rFonts w:asciiTheme="minorBidi" w:hAnsiTheme="minorBidi"/>
          <w:lang w:eastAsia="zh-CN"/>
        </w:rPr>
        <w:t xml:space="preserve"> (</w:t>
      </w:r>
      <w:r w:rsidRPr="000B4742">
        <w:rPr>
          <w:rFonts w:asciiTheme="minorBidi" w:hAnsiTheme="minorBidi"/>
          <w:cs/>
          <w:lang w:bidi="my-MM"/>
        </w:rPr>
        <w:t>၅</w:t>
      </w:r>
      <w:r w:rsidRPr="000B4742">
        <w:rPr>
          <w:rFonts w:asciiTheme="minorBidi" w:hAnsiTheme="minorBidi"/>
          <w:lang w:eastAsia="zh-CN"/>
        </w:rPr>
        <w:t xml:space="preserve">) </w:t>
      </w:r>
      <w:r w:rsidRPr="000B4742">
        <w:rPr>
          <w:rFonts w:asciiTheme="minorBidi" w:hAnsiTheme="minorBidi"/>
          <w:cs/>
          <w:lang w:bidi="my-MM"/>
        </w:rPr>
        <w:t>မျိုး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L1251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层层之喜（五）种</w:t>
      </w:r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အကုသလရာသိအဖွင့်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L1305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不善聚之释义</w:t>
      </w:r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သောဘနရာသိအဖွင့်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L1493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净聚之释义</w:t>
      </w:r>
    </w:p>
    <w:p w:rsidR="004973C4" w:rsidRPr="000B4742" w:rsidDel="00C82DB2" w:rsidRDefault="002A2645">
      <w:pPr>
        <w:pStyle w:val="Compact"/>
        <w:numPr>
          <w:ilvl w:val="2"/>
          <w:numId w:val="5"/>
        </w:numPr>
        <w:rPr>
          <w:del w:id="21" w:author="Sukhita" w:date="2026-08-18T14:36:00Z"/>
          <w:rFonts w:asciiTheme="minorBidi" w:hAnsiTheme="minorBidi"/>
          <w:lang w:eastAsia="zh-CN"/>
        </w:rPr>
      </w:pPr>
      <w:del w:id="22" w:author="Sukhita" w:date="2026-08-18T14:36:00Z">
        <w:r w:rsidRPr="000B4742" w:rsidDel="00C82DB2">
          <w:rPr>
            <w:rFonts w:asciiTheme="minorBidi" w:hAnsiTheme="minorBidi"/>
            <w:cs/>
            <w:lang w:bidi="my-MM"/>
          </w:rPr>
          <w:delText>ကာယမုဒုတာ</w:delText>
        </w:r>
        <w:r w:rsidRPr="000B4742" w:rsidDel="00C82DB2">
          <w:rPr>
            <w:rFonts w:asciiTheme="minorBidi" w:hAnsiTheme="minorBidi"/>
            <w:lang w:eastAsia="zh-CN"/>
          </w:rPr>
          <w:delText xml:space="preserve"> , </w:delText>
        </w:r>
        <w:r w:rsidRPr="000B4742" w:rsidDel="00C82DB2">
          <w:rPr>
            <w:rFonts w:asciiTheme="minorBidi" w:hAnsiTheme="minorBidi"/>
            <w:cs/>
            <w:lang w:bidi="my-MM"/>
          </w:rPr>
          <w:delText>စိတ္တမုဒုတာ</w:delText>
        </w:r>
        <w:r w:rsidRPr="000B4742" w:rsidDel="00C82DB2">
          <w:rPr>
            <w:rFonts w:asciiTheme="minorBidi" w:hAnsiTheme="minorBidi"/>
            <w:lang w:eastAsia="zh-CN"/>
          </w:rPr>
          <w:delText xml:space="preserve"> </w:delText>
        </w:r>
        <w:r w:rsidRPr="000B4742" w:rsidDel="00C82DB2">
          <w:rPr>
            <w:rFonts w:asciiTheme="minorBidi" w:hAnsiTheme="minorBidi"/>
            <w:lang w:eastAsia="zh-CN"/>
          </w:rPr>
          <w:delText>〔</w:delText>
        </w:r>
        <w:r w:rsidRPr="000B4742" w:rsidDel="00C82DB2">
          <w:rPr>
            <w:rFonts w:asciiTheme="minorBidi" w:hAnsiTheme="minorBidi"/>
            <w:lang w:eastAsia="zh-CN"/>
          </w:rPr>
          <w:delText>L1619</w:delText>
        </w:r>
        <w:r w:rsidRPr="000B4742" w:rsidDel="00C82DB2">
          <w:rPr>
            <w:rFonts w:asciiTheme="minorBidi" w:hAnsiTheme="minorBidi"/>
            <w:lang w:eastAsia="zh-CN"/>
          </w:rPr>
          <w:delText>〕</w:delText>
        </w:r>
        <w:r w:rsidRPr="000B4742" w:rsidDel="00C82DB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C82DB2">
          <w:rPr>
            <w:rFonts w:asciiTheme="minorBidi" w:hAnsiTheme="minorBidi"/>
            <w:lang w:eastAsia="zh-CN"/>
          </w:rPr>
          <w:delText>身柔软、心柔软</w:delText>
        </w:r>
      </w:del>
    </w:p>
    <w:p w:rsidR="004973C4" w:rsidRPr="000B4742" w:rsidDel="00C82DB2" w:rsidRDefault="002A2645">
      <w:pPr>
        <w:pStyle w:val="Compact"/>
        <w:numPr>
          <w:ilvl w:val="2"/>
          <w:numId w:val="5"/>
        </w:numPr>
        <w:rPr>
          <w:del w:id="23" w:author="Sukhita" w:date="2026-08-18T14:36:00Z"/>
          <w:rFonts w:asciiTheme="minorBidi" w:hAnsiTheme="minorBidi"/>
          <w:lang w:eastAsia="zh-CN"/>
        </w:rPr>
      </w:pPr>
      <w:del w:id="24" w:author="Sukhita" w:date="2026-08-18T14:36:00Z">
        <w:r w:rsidRPr="000B4742" w:rsidDel="00C82DB2">
          <w:rPr>
            <w:rFonts w:asciiTheme="minorBidi" w:hAnsiTheme="minorBidi"/>
            <w:cs/>
            <w:lang w:bidi="my-MM"/>
          </w:rPr>
          <w:delText>ကာယကမ္မညတာ</w:delText>
        </w:r>
        <w:r w:rsidRPr="000B4742" w:rsidDel="00C82DB2">
          <w:rPr>
            <w:rFonts w:asciiTheme="minorBidi" w:hAnsiTheme="minorBidi"/>
            <w:lang w:eastAsia="zh-CN"/>
          </w:rPr>
          <w:delText xml:space="preserve">, </w:delText>
        </w:r>
        <w:r w:rsidRPr="000B4742" w:rsidDel="00C82DB2">
          <w:rPr>
            <w:rFonts w:asciiTheme="minorBidi" w:hAnsiTheme="minorBidi"/>
            <w:cs/>
            <w:lang w:bidi="my-MM"/>
          </w:rPr>
          <w:delText>စိတ္တကမ္မညတာ</w:delText>
        </w:r>
        <w:r w:rsidRPr="000B4742" w:rsidDel="00C82DB2">
          <w:rPr>
            <w:rFonts w:asciiTheme="minorBidi" w:hAnsiTheme="minorBidi"/>
            <w:lang w:eastAsia="zh-CN"/>
          </w:rPr>
          <w:delText xml:space="preserve"> </w:delText>
        </w:r>
        <w:r w:rsidRPr="000B4742" w:rsidDel="00C82DB2">
          <w:rPr>
            <w:rFonts w:asciiTheme="minorBidi" w:hAnsiTheme="minorBidi"/>
            <w:lang w:eastAsia="zh-CN"/>
          </w:rPr>
          <w:delText>〔</w:delText>
        </w:r>
        <w:r w:rsidRPr="000B4742" w:rsidDel="00C82DB2">
          <w:rPr>
            <w:rFonts w:asciiTheme="minorBidi" w:hAnsiTheme="minorBidi"/>
            <w:lang w:eastAsia="zh-CN"/>
          </w:rPr>
          <w:delText>L1633</w:delText>
        </w:r>
        <w:r w:rsidRPr="000B4742" w:rsidDel="00C82DB2">
          <w:rPr>
            <w:rFonts w:asciiTheme="minorBidi" w:hAnsiTheme="minorBidi"/>
            <w:lang w:eastAsia="zh-CN"/>
          </w:rPr>
          <w:delText>〕</w:delText>
        </w:r>
        <w:r w:rsidRPr="000B4742" w:rsidDel="00C82DB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C82DB2">
          <w:rPr>
            <w:rFonts w:asciiTheme="minorBidi" w:hAnsiTheme="minorBidi"/>
            <w:lang w:eastAsia="zh-CN"/>
          </w:rPr>
          <w:delText>身适业、心适业</w:delText>
        </w:r>
      </w:del>
    </w:p>
    <w:p w:rsidR="004973C4" w:rsidRPr="000B4742" w:rsidDel="00C82DB2" w:rsidRDefault="002A2645">
      <w:pPr>
        <w:pStyle w:val="Compact"/>
        <w:numPr>
          <w:ilvl w:val="2"/>
          <w:numId w:val="5"/>
        </w:numPr>
        <w:rPr>
          <w:del w:id="25" w:author="Sukhita" w:date="2026-08-18T14:36:00Z"/>
          <w:rFonts w:asciiTheme="minorBidi" w:hAnsiTheme="minorBidi"/>
          <w:lang w:eastAsia="zh-CN"/>
        </w:rPr>
      </w:pPr>
      <w:del w:id="26" w:author="Sukhita" w:date="2026-08-18T14:36:00Z">
        <w:r w:rsidRPr="000B4742" w:rsidDel="00C82DB2">
          <w:rPr>
            <w:rFonts w:asciiTheme="minorBidi" w:hAnsiTheme="minorBidi"/>
            <w:cs/>
            <w:lang w:bidi="my-MM"/>
          </w:rPr>
          <w:delText>ကာယပါဂုညတာ</w:delText>
        </w:r>
        <w:r w:rsidRPr="000B4742" w:rsidDel="00C82DB2">
          <w:rPr>
            <w:rFonts w:asciiTheme="minorBidi" w:hAnsiTheme="minorBidi"/>
            <w:lang w:eastAsia="zh-CN"/>
          </w:rPr>
          <w:delText xml:space="preserve"> , </w:delText>
        </w:r>
        <w:r w:rsidRPr="000B4742" w:rsidDel="00C82DB2">
          <w:rPr>
            <w:rFonts w:asciiTheme="minorBidi" w:hAnsiTheme="minorBidi"/>
            <w:cs/>
            <w:lang w:bidi="my-MM"/>
          </w:rPr>
          <w:delText>စိတ္တပါဂုညတာ</w:delText>
        </w:r>
        <w:r w:rsidRPr="000B4742" w:rsidDel="00C82DB2">
          <w:rPr>
            <w:rFonts w:asciiTheme="minorBidi" w:hAnsiTheme="minorBidi"/>
            <w:lang w:eastAsia="zh-CN"/>
          </w:rPr>
          <w:delText xml:space="preserve"> </w:delText>
        </w:r>
        <w:r w:rsidRPr="000B4742" w:rsidDel="00C82DB2">
          <w:rPr>
            <w:rFonts w:asciiTheme="minorBidi" w:hAnsiTheme="minorBidi"/>
            <w:lang w:eastAsia="zh-CN"/>
          </w:rPr>
          <w:delText>〔</w:delText>
        </w:r>
        <w:r w:rsidRPr="000B4742" w:rsidDel="00C82DB2">
          <w:rPr>
            <w:rFonts w:asciiTheme="minorBidi" w:hAnsiTheme="minorBidi"/>
            <w:lang w:eastAsia="zh-CN"/>
          </w:rPr>
          <w:delText>L1649</w:delText>
        </w:r>
        <w:r w:rsidRPr="000B4742" w:rsidDel="00C82DB2">
          <w:rPr>
            <w:rFonts w:asciiTheme="minorBidi" w:hAnsiTheme="minorBidi"/>
            <w:lang w:eastAsia="zh-CN"/>
          </w:rPr>
          <w:delText>〕</w:delText>
        </w:r>
        <w:r w:rsidRPr="000B4742" w:rsidDel="00C82DB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C82DB2">
          <w:rPr>
            <w:rFonts w:asciiTheme="minorBidi" w:hAnsiTheme="minorBidi"/>
            <w:lang w:eastAsia="zh-CN"/>
          </w:rPr>
          <w:delText>身熟练、心熟练</w:delText>
        </w:r>
      </w:del>
    </w:p>
    <w:p w:rsidR="004973C4" w:rsidRPr="000B4742" w:rsidDel="00C82DB2" w:rsidRDefault="002A2645">
      <w:pPr>
        <w:pStyle w:val="Compact"/>
        <w:numPr>
          <w:ilvl w:val="2"/>
          <w:numId w:val="5"/>
        </w:numPr>
        <w:rPr>
          <w:del w:id="27" w:author="Sukhita" w:date="2026-08-18T14:36:00Z"/>
          <w:rFonts w:asciiTheme="minorBidi" w:hAnsiTheme="minorBidi"/>
        </w:rPr>
      </w:pPr>
      <w:del w:id="28" w:author="Sukhita" w:date="2026-08-18T14:36:00Z">
        <w:r w:rsidRPr="000B4742" w:rsidDel="00C82DB2">
          <w:rPr>
            <w:rFonts w:asciiTheme="minorBidi" w:hAnsiTheme="minorBidi"/>
            <w:cs/>
            <w:lang w:bidi="my-MM"/>
          </w:rPr>
          <w:delText>ကာယုဇုကတာ</w:delText>
        </w:r>
        <w:r w:rsidRPr="000B4742" w:rsidDel="00C82DB2">
          <w:rPr>
            <w:rFonts w:asciiTheme="minorBidi" w:hAnsiTheme="minorBidi"/>
          </w:rPr>
          <w:delText xml:space="preserve"> , </w:delText>
        </w:r>
        <w:r w:rsidRPr="000B4742" w:rsidDel="00C82DB2">
          <w:rPr>
            <w:rFonts w:asciiTheme="minorBidi" w:hAnsiTheme="minorBidi"/>
            <w:cs/>
            <w:lang w:bidi="my-MM"/>
          </w:rPr>
          <w:delText>စိတ္တုဇုကတာ</w:delText>
        </w:r>
        <w:r w:rsidRPr="000B4742" w:rsidDel="00C82DB2">
          <w:rPr>
            <w:rFonts w:asciiTheme="minorBidi" w:hAnsiTheme="minorBidi"/>
          </w:rPr>
          <w:delText xml:space="preserve"> </w:delText>
        </w:r>
        <w:r w:rsidRPr="000B4742" w:rsidDel="00C82DB2">
          <w:rPr>
            <w:rFonts w:asciiTheme="minorBidi" w:hAnsiTheme="minorBidi"/>
          </w:rPr>
          <w:delText>〔</w:delText>
        </w:r>
        <w:r w:rsidRPr="000B4742" w:rsidDel="00C82DB2">
          <w:rPr>
            <w:rFonts w:asciiTheme="minorBidi" w:hAnsiTheme="minorBidi"/>
          </w:rPr>
          <w:delText>L1663</w:delText>
        </w:r>
        <w:r w:rsidRPr="000B4742" w:rsidDel="00C82DB2">
          <w:rPr>
            <w:rFonts w:asciiTheme="minorBidi" w:hAnsiTheme="minorBidi"/>
          </w:rPr>
          <w:delText>〕</w:delText>
        </w:r>
        <w:r w:rsidRPr="000B4742" w:rsidDel="00C82DB2">
          <w:rPr>
            <w:rFonts w:asciiTheme="minorBidi" w:hAnsiTheme="minorBidi"/>
          </w:rPr>
          <w:delText xml:space="preserve"> —— </w:delText>
        </w:r>
        <w:r w:rsidRPr="000B4742" w:rsidDel="00C82DB2">
          <w:rPr>
            <w:rFonts w:asciiTheme="minorBidi" w:hAnsiTheme="minorBidi"/>
          </w:rPr>
          <w:delText>身正直、心正直</w:delText>
        </w:r>
      </w:del>
    </w:p>
    <w:p w:rsidR="004973C4" w:rsidRPr="000B4742" w:rsidDel="00C82DB2" w:rsidRDefault="002A2645">
      <w:pPr>
        <w:pStyle w:val="Compact"/>
        <w:numPr>
          <w:ilvl w:val="2"/>
          <w:numId w:val="5"/>
        </w:numPr>
        <w:rPr>
          <w:del w:id="29" w:author="Sukhita" w:date="2026-08-18T14:36:00Z"/>
          <w:rFonts w:asciiTheme="minorBidi" w:hAnsiTheme="minorBidi"/>
        </w:rPr>
      </w:pPr>
      <w:del w:id="30" w:author="Sukhita" w:date="2026-08-18T14:36:00Z">
        <w:r w:rsidRPr="000B4742" w:rsidDel="00C82DB2">
          <w:rPr>
            <w:rFonts w:asciiTheme="minorBidi" w:hAnsiTheme="minorBidi"/>
            <w:cs/>
            <w:lang w:bidi="my-MM"/>
          </w:rPr>
          <w:delText>ဝိရတိစေတသိက်</w:delText>
        </w:r>
        <w:r w:rsidRPr="000B4742" w:rsidDel="00C82DB2">
          <w:rPr>
            <w:rFonts w:asciiTheme="minorBidi" w:hAnsiTheme="minorBidi"/>
          </w:rPr>
          <w:delText xml:space="preserve"> </w:delText>
        </w:r>
        <w:r w:rsidRPr="000B4742" w:rsidDel="00C82DB2">
          <w:rPr>
            <w:rFonts w:asciiTheme="minorBidi" w:hAnsiTheme="minorBidi"/>
          </w:rPr>
          <w:delText>〔</w:delText>
        </w:r>
        <w:r w:rsidRPr="000B4742" w:rsidDel="00C82DB2">
          <w:rPr>
            <w:rFonts w:asciiTheme="minorBidi" w:hAnsiTheme="minorBidi"/>
          </w:rPr>
          <w:delText>L1677</w:delText>
        </w:r>
        <w:r w:rsidRPr="000B4742" w:rsidDel="00C82DB2">
          <w:rPr>
            <w:rFonts w:asciiTheme="minorBidi" w:hAnsiTheme="minorBidi"/>
          </w:rPr>
          <w:delText>〕</w:delText>
        </w:r>
        <w:r w:rsidRPr="000B4742" w:rsidDel="00C82DB2">
          <w:rPr>
            <w:rFonts w:asciiTheme="minorBidi" w:hAnsiTheme="minorBidi"/>
          </w:rPr>
          <w:delText xml:space="preserve"> —— </w:delText>
        </w:r>
        <w:r w:rsidRPr="000B4742" w:rsidDel="00C82DB2">
          <w:rPr>
            <w:rFonts w:asciiTheme="minorBidi" w:hAnsiTheme="minorBidi"/>
          </w:rPr>
          <w:delText>离心所</w:delText>
        </w:r>
      </w:del>
    </w:p>
    <w:p w:rsidR="004973C4" w:rsidRPr="000B4742" w:rsidDel="00C82DB2" w:rsidRDefault="002A2645">
      <w:pPr>
        <w:pStyle w:val="Compact"/>
        <w:numPr>
          <w:ilvl w:val="2"/>
          <w:numId w:val="5"/>
        </w:numPr>
        <w:rPr>
          <w:del w:id="31" w:author="Sukhita" w:date="2026-08-18T14:36:00Z"/>
          <w:rFonts w:asciiTheme="minorBidi" w:hAnsiTheme="minorBidi"/>
          <w:lang w:eastAsia="zh-CN"/>
        </w:rPr>
      </w:pPr>
      <w:del w:id="32" w:author="Sukhita" w:date="2026-08-18T14:36:00Z">
        <w:r w:rsidRPr="000B4742" w:rsidDel="00C82DB2">
          <w:rPr>
            <w:rFonts w:asciiTheme="minorBidi" w:hAnsiTheme="minorBidi"/>
            <w:cs/>
            <w:lang w:bidi="my-MM"/>
          </w:rPr>
          <w:delText>သမ္မာကမ္မန္တ</w:delText>
        </w:r>
        <w:r w:rsidRPr="000B4742" w:rsidDel="00C82DB2">
          <w:rPr>
            <w:rFonts w:asciiTheme="minorBidi" w:hAnsiTheme="minorBidi"/>
            <w:lang w:eastAsia="zh-CN"/>
          </w:rPr>
          <w:delText xml:space="preserve"> </w:delText>
        </w:r>
        <w:r w:rsidRPr="000B4742" w:rsidDel="00C82DB2">
          <w:rPr>
            <w:rFonts w:asciiTheme="minorBidi" w:hAnsiTheme="minorBidi"/>
            <w:lang w:eastAsia="zh-CN"/>
          </w:rPr>
          <w:delText>〔</w:delText>
        </w:r>
        <w:r w:rsidRPr="000B4742" w:rsidDel="00C82DB2">
          <w:rPr>
            <w:rFonts w:asciiTheme="minorBidi" w:hAnsiTheme="minorBidi"/>
            <w:lang w:eastAsia="zh-CN"/>
          </w:rPr>
          <w:delText>L1687</w:delText>
        </w:r>
        <w:r w:rsidRPr="000B4742" w:rsidDel="00C82DB2">
          <w:rPr>
            <w:rFonts w:asciiTheme="minorBidi" w:hAnsiTheme="minorBidi"/>
            <w:lang w:eastAsia="zh-CN"/>
          </w:rPr>
          <w:delText>〕</w:delText>
        </w:r>
        <w:r w:rsidRPr="000B4742" w:rsidDel="00C82DB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C82DB2">
          <w:rPr>
            <w:rFonts w:asciiTheme="minorBidi" w:hAnsiTheme="minorBidi"/>
            <w:lang w:eastAsia="zh-CN"/>
          </w:rPr>
          <w:delText>正业</w:delText>
        </w:r>
      </w:del>
    </w:p>
    <w:p w:rsidR="004973C4" w:rsidRPr="000B4742" w:rsidDel="00C82DB2" w:rsidRDefault="002A2645">
      <w:pPr>
        <w:pStyle w:val="Compact"/>
        <w:numPr>
          <w:ilvl w:val="2"/>
          <w:numId w:val="5"/>
        </w:numPr>
        <w:rPr>
          <w:del w:id="33" w:author="Sukhita" w:date="2026-08-18T14:36:00Z"/>
          <w:rFonts w:asciiTheme="minorBidi" w:hAnsiTheme="minorBidi"/>
          <w:lang w:eastAsia="zh-CN"/>
        </w:rPr>
      </w:pPr>
      <w:del w:id="34" w:author="Sukhita" w:date="2026-08-18T14:36:00Z">
        <w:r w:rsidRPr="000B4742" w:rsidDel="00C82DB2">
          <w:rPr>
            <w:rFonts w:asciiTheme="minorBidi" w:hAnsiTheme="minorBidi"/>
            <w:cs/>
            <w:lang w:bidi="my-MM"/>
          </w:rPr>
          <w:delText>အပ္ပမညာ</w:delText>
        </w:r>
        <w:r w:rsidRPr="000B4742" w:rsidDel="00C82DB2">
          <w:rPr>
            <w:rFonts w:asciiTheme="minorBidi" w:hAnsiTheme="minorBidi"/>
            <w:lang w:eastAsia="zh-CN"/>
          </w:rPr>
          <w:delText>(</w:delText>
        </w:r>
        <w:r w:rsidRPr="000B4742" w:rsidDel="00C82DB2">
          <w:rPr>
            <w:rFonts w:asciiTheme="minorBidi" w:hAnsiTheme="minorBidi"/>
            <w:cs/>
            <w:lang w:bidi="my-MM"/>
          </w:rPr>
          <w:delText>၄</w:delText>
        </w:r>
        <w:r w:rsidRPr="000B4742" w:rsidDel="00C82DB2">
          <w:rPr>
            <w:rFonts w:asciiTheme="minorBidi" w:hAnsiTheme="minorBidi"/>
            <w:lang w:eastAsia="zh-CN"/>
          </w:rPr>
          <w:delText>)</w:delText>
        </w:r>
        <w:r w:rsidRPr="000B4742" w:rsidDel="00C82DB2">
          <w:rPr>
            <w:rFonts w:asciiTheme="minorBidi" w:hAnsiTheme="minorBidi"/>
            <w:cs/>
            <w:lang w:bidi="my-MM"/>
          </w:rPr>
          <w:delText>ပါး</w:delText>
        </w:r>
        <w:r w:rsidRPr="000B4742" w:rsidDel="00C82DB2">
          <w:rPr>
            <w:rFonts w:asciiTheme="minorBidi" w:hAnsiTheme="minorBidi"/>
            <w:lang w:eastAsia="zh-CN"/>
          </w:rPr>
          <w:delText xml:space="preserve"> </w:delText>
        </w:r>
        <w:r w:rsidRPr="000B4742" w:rsidDel="00C82DB2">
          <w:rPr>
            <w:rFonts w:asciiTheme="minorBidi" w:hAnsiTheme="minorBidi"/>
            <w:cs/>
            <w:lang w:bidi="my-MM"/>
          </w:rPr>
          <w:delText>မဆိုပုံ</w:delText>
        </w:r>
        <w:r w:rsidRPr="000B4742" w:rsidDel="00C82DB2">
          <w:rPr>
            <w:rFonts w:asciiTheme="minorBidi" w:hAnsiTheme="minorBidi"/>
            <w:lang w:eastAsia="zh-CN"/>
          </w:rPr>
          <w:delText xml:space="preserve"> </w:delText>
        </w:r>
        <w:r w:rsidRPr="000B4742" w:rsidDel="00C82DB2">
          <w:rPr>
            <w:rFonts w:asciiTheme="minorBidi" w:hAnsiTheme="minorBidi"/>
            <w:lang w:eastAsia="zh-CN"/>
          </w:rPr>
          <w:delText>〔</w:delText>
        </w:r>
        <w:r w:rsidRPr="000B4742" w:rsidDel="00C82DB2">
          <w:rPr>
            <w:rFonts w:asciiTheme="minorBidi" w:hAnsiTheme="minorBidi"/>
            <w:lang w:eastAsia="zh-CN"/>
          </w:rPr>
          <w:delText>L1754</w:delText>
        </w:r>
        <w:r w:rsidRPr="000B4742" w:rsidDel="00C82DB2">
          <w:rPr>
            <w:rFonts w:asciiTheme="minorBidi" w:hAnsiTheme="minorBidi"/>
            <w:lang w:eastAsia="zh-CN"/>
          </w:rPr>
          <w:delText>〕</w:delText>
        </w:r>
        <w:r w:rsidRPr="000B4742" w:rsidDel="00C82DB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C82DB2">
          <w:rPr>
            <w:rFonts w:asciiTheme="minorBidi" w:hAnsiTheme="minorBidi"/>
            <w:lang w:eastAsia="zh-CN"/>
          </w:rPr>
          <w:delText>不说四无量之情形</w:delText>
        </w:r>
      </w:del>
    </w:p>
    <w:p w:rsidR="004973C4" w:rsidRPr="000B4742" w:rsidDel="00C82DB2" w:rsidRDefault="002A2645">
      <w:pPr>
        <w:pStyle w:val="Compact"/>
        <w:numPr>
          <w:ilvl w:val="2"/>
          <w:numId w:val="5"/>
        </w:numPr>
        <w:rPr>
          <w:del w:id="35" w:author="Sukhita" w:date="2026-08-18T14:36:00Z"/>
          <w:rFonts w:asciiTheme="minorBidi" w:hAnsiTheme="minorBidi"/>
        </w:rPr>
      </w:pPr>
      <w:del w:id="36" w:author="Sukhita" w:date="2026-08-18T14:36:00Z">
        <w:r w:rsidRPr="000B4742" w:rsidDel="00C82DB2">
          <w:rPr>
            <w:rFonts w:asciiTheme="minorBidi" w:hAnsiTheme="minorBidi"/>
            <w:cs/>
            <w:lang w:bidi="my-MM"/>
          </w:rPr>
          <w:delText>ပညိန္ဒြေ</w:delText>
        </w:r>
        <w:r w:rsidRPr="000B4742" w:rsidDel="00C82DB2">
          <w:rPr>
            <w:rFonts w:asciiTheme="minorBidi" w:hAnsiTheme="minorBidi"/>
          </w:rPr>
          <w:delText xml:space="preserve"> </w:delText>
        </w:r>
        <w:r w:rsidRPr="000B4742" w:rsidDel="00C82DB2">
          <w:rPr>
            <w:rFonts w:asciiTheme="minorBidi" w:hAnsiTheme="minorBidi"/>
          </w:rPr>
          <w:delText>〔</w:delText>
        </w:r>
        <w:r w:rsidRPr="000B4742" w:rsidDel="00C82DB2">
          <w:rPr>
            <w:rFonts w:asciiTheme="minorBidi" w:hAnsiTheme="minorBidi"/>
          </w:rPr>
          <w:delText>L1766</w:delText>
        </w:r>
        <w:r w:rsidRPr="000B4742" w:rsidDel="00C82DB2">
          <w:rPr>
            <w:rFonts w:asciiTheme="minorBidi" w:hAnsiTheme="minorBidi"/>
          </w:rPr>
          <w:delText>〕</w:delText>
        </w:r>
        <w:r w:rsidRPr="000B4742" w:rsidDel="00C82DB2">
          <w:rPr>
            <w:rFonts w:asciiTheme="minorBidi" w:hAnsiTheme="minorBidi"/>
          </w:rPr>
          <w:delText xml:space="preserve"> —— </w:delText>
        </w:r>
        <w:r w:rsidRPr="000B4742" w:rsidDel="00C82DB2">
          <w:rPr>
            <w:rFonts w:asciiTheme="minorBidi" w:hAnsiTheme="minorBidi"/>
          </w:rPr>
          <w:delText>慧根</w:delText>
        </w:r>
      </w:del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ပကိဏ်းစေတသိက်တို့၏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သမ္ပယောဂနည်း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L1790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ajorBidi"/>
          <w:lang w:eastAsia="zh-CN"/>
        </w:rPr>
        <w:t>杂心所之相应法</w:t>
      </w:r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အကုသလရာသိ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သမ္ပယောဂနည်း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L1804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ajorBidi"/>
          <w:lang w:eastAsia="zh-CN"/>
        </w:rPr>
        <w:t>不善聚之相应法</w:t>
      </w:r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ဝိရတိစေတသိက်၏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သမ္ပယောဂနည်း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L1818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ajorBidi"/>
          <w:lang w:eastAsia="zh-CN"/>
        </w:rPr>
        <w:t>离心所之相应法</w:t>
      </w:r>
    </w:p>
    <w:p w:rsidR="004973C4" w:rsidRPr="000B4742" w:rsidDel="0019624D" w:rsidRDefault="002A2645">
      <w:pPr>
        <w:pStyle w:val="Compact"/>
        <w:numPr>
          <w:ilvl w:val="2"/>
          <w:numId w:val="5"/>
        </w:numPr>
        <w:rPr>
          <w:del w:id="37" w:author="Sukhita" w:date="2026-08-18T14:38:00Z"/>
          <w:rFonts w:asciiTheme="minorBidi" w:hAnsiTheme="minorBidi"/>
          <w:lang w:eastAsia="zh-CN"/>
        </w:rPr>
      </w:pPr>
      <w:del w:id="38" w:author="Sukhita" w:date="2026-08-18T14:38:00Z">
        <w:r w:rsidRPr="000B4742" w:rsidDel="0019624D">
          <w:rPr>
            <w:rFonts w:asciiTheme="minorBidi" w:hAnsiTheme="minorBidi"/>
            <w:cs/>
            <w:lang w:bidi="my-MM"/>
          </w:rPr>
          <w:delText>အညသမာန်းစေတသိက်၏</w:delText>
        </w:r>
        <w:r w:rsidRPr="000B4742" w:rsidDel="0019624D">
          <w:rPr>
            <w:rFonts w:asciiTheme="minorBidi" w:hAnsiTheme="minorBidi"/>
            <w:lang w:eastAsia="zh-CN"/>
          </w:rPr>
          <w:delText xml:space="preserve"> </w:delText>
        </w:r>
        <w:r w:rsidRPr="000B4742" w:rsidDel="0019624D">
          <w:rPr>
            <w:rFonts w:asciiTheme="minorBidi" w:hAnsiTheme="minorBidi"/>
            <w:cs/>
            <w:lang w:bidi="my-MM"/>
          </w:rPr>
          <w:delText>သမ္ပယောဂနည်း</w:delText>
        </w:r>
        <w:r w:rsidRPr="000B4742" w:rsidDel="0019624D">
          <w:rPr>
            <w:rFonts w:asciiTheme="minorBidi" w:hAnsiTheme="minorBidi"/>
            <w:lang w:eastAsia="zh-CN"/>
          </w:rPr>
          <w:delText xml:space="preserve"> </w:delText>
        </w:r>
        <w:r w:rsidRPr="000B4742" w:rsidDel="0019624D">
          <w:rPr>
            <w:rFonts w:asciiTheme="minorBidi" w:hAnsiTheme="majorBidi"/>
            <w:lang w:eastAsia="zh-CN"/>
          </w:rPr>
          <w:delText>〔</w:delText>
        </w:r>
        <w:r w:rsidRPr="000B4742" w:rsidDel="0019624D">
          <w:rPr>
            <w:rFonts w:asciiTheme="minorBidi" w:hAnsiTheme="minorBidi"/>
            <w:lang w:eastAsia="zh-CN"/>
          </w:rPr>
          <w:delText>L1828</w:delText>
        </w:r>
        <w:r w:rsidRPr="000B4742" w:rsidDel="0019624D">
          <w:rPr>
            <w:rFonts w:asciiTheme="minorBidi" w:hAnsiTheme="majorBidi"/>
            <w:lang w:eastAsia="zh-CN"/>
          </w:rPr>
          <w:delText>〕</w:delText>
        </w:r>
        <w:r w:rsidRPr="000B4742" w:rsidDel="0019624D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19624D">
          <w:rPr>
            <w:rFonts w:asciiTheme="minorBidi" w:hAnsiTheme="majorBidi"/>
            <w:lang w:eastAsia="zh-CN"/>
          </w:rPr>
          <w:delText>他相应心所之相应法</w:delText>
        </w:r>
      </w:del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အပ္ပမညာစေတသိက်၏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သမ္ပယောဂနည်း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L1832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ajorBidi"/>
          <w:lang w:eastAsia="zh-CN"/>
        </w:rPr>
        <w:t>无量心所之相应法</w:t>
      </w:r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နိယတ</w:t>
      </w:r>
      <w:ins w:id="39" w:author="Sukhita" w:date="2026-08-18T14:42:00Z">
        <w:r w:rsidR="00D31343" w:rsidRPr="000B4742">
          <w:rPr>
            <w:rFonts w:asciiTheme="minorBidi" w:hAnsiTheme="minorBidi"/>
            <w:cs/>
            <w:lang w:bidi="my-MM"/>
          </w:rPr>
          <w:t>ယောဂီ</w:t>
        </w:r>
      </w:ins>
      <w:r w:rsidRPr="000B4742">
        <w:rPr>
          <w:rFonts w:asciiTheme="minorBidi" w:hAnsiTheme="minorBidi"/>
          <w:lang w:eastAsia="zh-CN"/>
        </w:rPr>
        <w:t xml:space="preserve"> </w:t>
      </w:r>
      <w:ins w:id="40" w:author="Sukhita" w:date="2026-08-18T14:43:00Z">
        <w:r w:rsidR="006D5A8E" w:rsidRPr="000B4742">
          <w:rPr>
            <w:rFonts w:asciiTheme="minorBidi" w:hAnsiTheme="minorBidi"/>
            <w:cs/>
            <w:lang w:eastAsia="zh-CN" w:bidi="my-MM"/>
          </w:rPr>
          <w:t xml:space="preserve">- </w:t>
        </w:r>
      </w:ins>
      <w:r w:rsidRPr="000B4742">
        <w:rPr>
          <w:rFonts w:asciiTheme="minorBidi" w:hAnsiTheme="minorBidi"/>
          <w:cs/>
          <w:lang w:bidi="my-MM"/>
        </w:rPr>
        <w:t>အနိယတ</w:t>
      </w:r>
      <w:ins w:id="41" w:author="Sukhita" w:date="2026-08-18T14:43:00Z">
        <w:r w:rsidR="00D31343" w:rsidRPr="000B4742">
          <w:rPr>
            <w:rFonts w:asciiTheme="minorBidi" w:hAnsiTheme="minorBidi"/>
            <w:cs/>
            <w:lang w:bidi="my-MM"/>
          </w:rPr>
          <w:t>ယောဂီ</w:t>
        </w:r>
      </w:ins>
      <w:r w:rsidRPr="000B4742">
        <w:rPr>
          <w:rFonts w:asciiTheme="minorBidi" w:hAnsiTheme="minorBidi"/>
          <w:lang w:eastAsia="zh-CN"/>
        </w:rPr>
        <w:t xml:space="preserve"> </w:t>
      </w:r>
      <w:del w:id="42" w:author="Sukhita" w:date="2026-08-18T14:43:00Z">
        <w:r w:rsidRPr="000B4742" w:rsidDel="006D5A8E">
          <w:rPr>
            <w:rFonts w:asciiTheme="minorBidi" w:hAnsiTheme="minorBidi"/>
            <w:cs/>
            <w:lang w:bidi="my-MM"/>
          </w:rPr>
          <w:delText>အခွဲ</w:delText>
        </w:r>
      </w:del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L1846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del w:id="43" w:author="Sukhita" w:date="2026-08-18T14:44:00Z">
        <w:r w:rsidRPr="000B4742" w:rsidDel="005D545C">
          <w:rPr>
            <w:rFonts w:asciiTheme="minorBidi" w:hAnsiTheme="majorBidi"/>
            <w:lang w:eastAsia="zh-CN"/>
          </w:rPr>
          <w:delText>决</w:delText>
        </w:r>
      </w:del>
      <w:r w:rsidRPr="000B4742">
        <w:rPr>
          <w:rFonts w:asciiTheme="minorBidi" w:hAnsiTheme="majorBidi"/>
          <w:lang w:eastAsia="zh-CN"/>
        </w:rPr>
        <w:t>定</w:t>
      </w:r>
      <w:del w:id="44" w:author="Sukhita" w:date="2026-08-18T14:44:00Z">
        <w:r w:rsidRPr="000B4742" w:rsidDel="005D545C">
          <w:rPr>
            <w:rFonts w:asciiTheme="minorBidi" w:hAnsiTheme="majorBidi"/>
            <w:lang w:eastAsia="zh-CN"/>
          </w:rPr>
          <w:delText>、</w:delText>
        </w:r>
      </w:del>
      <w:r w:rsidRPr="000B4742">
        <w:rPr>
          <w:rFonts w:asciiTheme="minorBidi" w:hAnsiTheme="majorBidi"/>
          <w:lang w:eastAsia="zh-CN"/>
        </w:rPr>
        <w:t>不</w:t>
      </w:r>
      <w:del w:id="45" w:author="Sukhita" w:date="2026-08-18T14:44:00Z">
        <w:r w:rsidRPr="000B4742" w:rsidDel="005D545C">
          <w:rPr>
            <w:rFonts w:asciiTheme="minorBidi" w:hAnsiTheme="majorBidi"/>
            <w:lang w:eastAsia="zh-CN"/>
          </w:rPr>
          <w:delText>决</w:delText>
        </w:r>
      </w:del>
      <w:r w:rsidRPr="000B4742">
        <w:rPr>
          <w:rFonts w:asciiTheme="minorBidi" w:hAnsiTheme="majorBidi"/>
          <w:lang w:eastAsia="zh-CN"/>
        </w:rPr>
        <w:t>定</w:t>
      </w:r>
      <w:del w:id="46" w:author="Sukhita" w:date="2026-08-18T14:44:00Z">
        <w:r w:rsidRPr="000B4742" w:rsidDel="005D545C">
          <w:rPr>
            <w:rFonts w:asciiTheme="minorBidi" w:hAnsiTheme="majorBidi"/>
            <w:lang w:eastAsia="zh-CN"/>
          </w:rPr>
          <w:delText>之分别</w:delText>
        </w:r>
      </w:del>
    </w:p>
    <w:p w:rsidR="004973C4" w:rsidRPr="000B4742" w:rsidRDefault="002A2645">
      <w:pPr>
        <w:pStyle w:val="Compact"/>
        <w:numPr>
          <w:ilvl w:val="2"/>
          <w:numId w:val="5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သင်္ဂဟနည်းအဖွင့်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L1870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ajorBidi"/>
          <w:lang w:eastAsia="zh-CN"/>
        </w:rPr>
        <w:t>摄法之释义</w:t>
      </w:r>
    </w:p>
    <w:p w:rsidR="004973C4" w:rsidRPr="000B4742" w:rsidDel="00014C53" w:rsidRDefault="002A2645">
      <w:pPr>
        <w:pStyle w:val="Compact"/>
        <w:numPr>
          <w:ilvl w:val="3"/>
          <w:numId w:val="6"/>
        </w:numPr>
        <w:rPr>
          <w:del w:id="47" w:author="Sukhita" w:date="2026-08-18T14:44:00Z"/>
          <w:rFonts w:asciiTheme="minorBidi" w:hAnsiTheme="minorBidi"/>
          <w:lang w:eastAsia="zh-CN"/>
        </w:rPr>
      </w:pPr>
      <w:del w:id="48" w:author="Sukhita" w:date="2026-08-18T14:44:00Z">
        <w:r w:rsidRPr="000B4742" w:rsidDel="00014C53">
          <w:rPr>
            <w:rFonts w:asciiTheme="minorBidi" w:hAnsiTheme="minorBidi"/>
            <w:cs/>
            <w:lang w:bidi="my-MM"/>
          </w:rPr>
          <w:lastRenderedPageBreak/>
          <w:delText>လောကုတ္တရာသင်္ဂဟနည်း</w:delText>
        </w:r>
        <w:r w:rsidRPr="000B4742" w:rsidDel="00014C53">
          <w:rPr>
            <w:rFonts w:asciiTheme="minorBidi" w:hAnsiTheme="minorBidi"/>
            <w:lang w:eastAsia="zh-CN"/>
          </w:rPr>
          <w:delText xml:space="preserve"> </w:delText>
        </w:r>
        <w:r w:rsidRPr="000B4742" w:rsidDel="00014C53">
          <w:rPr>
            <w:rFonts w:asciiTheme="minorBidi" w:hAnsiTheme="majorBidi"/>
            <w:lang w:eastAsia="zh-CN"/>
          </w:rPr>
          <w:delText>〔</w:delText>
        </w:r>
        <w:r w:rsidRPr="000B4742" w:rsidDel="00014C53">
          <w:rPr>
            <w:rFonts w:asciiTheme="minorBidi" w:hAnsiTheme="minorBidi"/>
            <w:lang w:eastAsia="zh-CN"/>
          </w:rPr>
          <w:delText>L1876</w:delText>
        </w:r>
        <w:r w:rsidRPr="000B4742" w:rsidDel="00014C53">
          <w:rPr>
            <w:rFonts w:asciiTheme="minorBidi" w:hAnsiTheme="majorBidi"/>
            <w:lang w:eastAsia="zh-CN"/>
          </w:rPr>
          <w:delText>〕</w:delText>
        </w:r>
        <w:r w:rsidRPr="000B4742" w:rsidDel="00014C53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014C53">
          <w:rPr>
            <w:rFonts w:asciiTheme="minorBidi" w:hAnsiTheme="majorBidi"/>
            <w:lang w:eastAsia="zh-CN"/>
          </w:rPr>
          <w:delText>出世间之摄法</w:delText>
        </w:r>
      </w:del>
    </w:p>
    <w:p w:rsidR="004973C4" w:rsidRPr="000B4742" w:rsidRDefault="002A2645">
      <w:pPr>
        <w:pStyle w:val="Compact"/>
        <w:numPr>
          <w:ilvl w:val="3"/>
          <w:numId w:val="6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လောကုတ္တရာစိတ်၌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သင်္ဂဟနည်း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L1886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ajorBidi"/>
          <w:lang w:eastAsia="zh-CN"/>
        </w:rPr>
        <w:t>出世间心中之摄法</w:t>
      </w:r>
    </w:p>
    <w:p w:rsidR="004973C4" w:rsidRPr="000B4742" w:rsidRDefault="002A2645">
      <w:pPr>
        <w:pStyle w:val="Compact"/>
        <w:numPr>
          <w:ilvl w:val="3"/>
          <w:numId w:val="6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မဟဂ္ဂုတ်စိတ်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သင်္ဂဟနည်း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L1904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ajorBidi"/>
          <w:lang w:eastAsia="zh-CN"/>
        </w:rPr>
        <w:t>广大心之摄法</w:t>
      </w:r>
    </w:p>
    <w:p w:rsidR="004973C4" w:rsidRPr="000B4742" w:rsidRDefault="002A2645">
      <w:pPr>
        <w:pStyle w:val="Compact"/>
        <w:numPr>
          <w:ilvl w:val="3"/>
          <w:numId w:val="6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ကာမသောဘနစိတ်သင်္ဂဟနည်း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L1918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ajorBidi"/>
          <w:lang w:eastAsia="zh-CN"/>
        </w:rPr>
        <w:t>欲界净心之摄法</w:t>
      </w:r>
    </w:p>
    <w:p w:rsidR="004973C4" w:rsidRPr="000B4742" w:rsidRDefault="003F274E">
      <w:pPr>
        <w:pStyle w:val="Compact"/>
        <w:numPr>
          <w:ilvl w:val="3"/>
          <w:numId w:val="6"/>
        </w:numPr>
        <w:rPr>
          <w:rFonts w:asciiTheme="minorBidi" w:hAnsiTheme="minorBidi"/>
          <w:lang w:eastAsia="zh-CN"/>
        </w:rPr>
      </w:pPr>
      <w:ins w:id="49" w:author="Sukhita" w:date="2026-08-18T14:47:00Z">
        <w:r w:rsidRPr="000B4742">
          <w:rPr>
            <w:rFonts w:asciiTheme="minorBidi" w:hAnsiTheme="minorBidi"/>
            <w:cs/>
            <w:lang w:bidi="my-MM"/>
          </w:rPr>
          <w:t>ဝိ</w:t>
        </w:r>
      </w:ins>
      <w:ins w:id="50" w:author="Sukhita" w:date="2026-08-18T14:49:00Z">
        <w:r w:rsidR="000B4742">
          <w:rPr>
            <w:rFonts w:asciiTheme="minorBidi" w:hAnsiTheme="minorBidi"/>
            <w:cs/>
            <w:lang w:bidi="my-MM"/>
          </w:rPr>
          <w:t>သေ</w:t>
        </w:r>
      </w:ins>
      <w:ins w:id="51" w:author="Sukhita" w:date="2026-08-18T14:50:00Z">
        <w:r w:rsidR="000B4742" w:rsidRPr="000B4742">
          <w:rPr>
            <w:rFonts w:asciiTheme="minorBidi" w:hAnsiTheme="minorBidi"/>
            <w:cs/>
            <w:lang w:bidi="my-MM"/>
          </w:rPr>
          <w:t>သက</w:t>
        </w:r>
      </w:ins>
      <w:ins w:id="52" w:author="Sukhita" w:date="2026-08-18T14:46:00Z">
        <w:r w:rsidRPr="000B4742">
          <w:rPr>
            <w:rFonts w:asciiTheme="minorBidi" w:hAnsiTheme="minorBidi"/>
            <w:cs/>
            <w:lang w:bidi="my-MM"/>
          </w:rPr>
          <w:t>စေတသိက်</w:t>
        </w:r>
      </w:ins>
      <w:ins w:id="53" w:author="Sukhita" w:date="2026-08-18T14:50:00Z">
        <w:r w:rsidR="00175AD8" w:rsidRPr="000B4742">
          <w:rPr>
            <w:rFonts w:asciiTheme="minorBidi" w:hAnsiTheme="minorBidi"/>
            <w:cs/>
            <w:lang w:bidi="my-MM"/>
          </w:rPr>
          <w:t>များ</w:t>
        </w:r>
      </w:ins>
      <w:del w:id="54" w:author="Sukhita" w:date="2026-08-18T14:46:00Z">
        <w:r w:rsidR="002A2645" w:rsidRPr="000B4742" w:rsidDel="003F274E">
          <w:rPr>
            <w:rFonts w:asciiTheme="minorBidi" w:hAnsiTheme="minorBidi"/>
            <w:cs/>
            <w:lang w:bidi="my-MM"/>
          </w:rPr>
          <w:delText>တဒုဘယမိဿကနည်း</w:delText>
        </w:r>
      </w:del>
      <w:r w:rsidR="002A2645" w:rsidRPr="000B4742">
        <w:rPr>
          <w:rFonts w:asciiTheme="minorBidi" w:hAnsiTheme="minorBidi"/>
          <w:lang w:eastAsia="zh-CN"/>
        </w:rPr>
        <w:t xml:space="preserve"> </w:t>
      </w:r>
      <w:r w:rsidR="002A2645" w:rsidRPr="000B4742">
        <w:rPr>
          <w:rFonts w:asciiTheme="minorBidi" w:hAnsiTheme="majorBidi"/>
          <w:lang w:eastAsia="zh-CN"/>
        </w:rPr>
        <w:t>〔</w:t>
      </w:r>
      <w:r w:rsidR="002A2645" w:rsidRPr="000B4742">
        <w:rPr>
          <w:rFonts w:asciiTheme="minorBidi" w:hAnsiTheme="minorBidi"/>
          <w:lang w:eastAsia="zh-CN"/>
        </w:rPr>
        <w:t>L1944</w:t>
      </w:r>
      <w:r w:rsidR="002A2645" w:rsidRPr="000B4742">
        <w:rPr>
          <w:rFonts w:asciiTheme="minorBidi" w:hAnsiTheme="majorBidi"/>
          <w:lang w:eastAsia="zh-CN"/>
        </w:rPr>
        <w:t>〕</w:t>
      </w:r>
      <w:r w:rsidR="002A2645" w:rsidRPr="000B4742">
        <w:rPr>
          <w:rFonts w:asciiTheme="minorBidi" w:hAnsiTheme="minorBidi"/>
          <w:lang w:eastAsia="zh-CN"/>
        </w:rPr>
        <w:t xml:space="preserve"> —— </w:t>
      </w:r>
      <w:r w:rsidR="002A2645" w:rsidRPr="000B4742">
        <w:rPr>
          <w:rFonts w:asciiTheme="minorBidi" w:hAnsiTheme="majorBidi"/>
          <w:lang w:eastAsia="zh-CN"/>
        </w:rPr>
        <w:t>彼二相杂之法</w:t>
      </w:r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ပကိဏ်းပိုင်းဘာသာဋီကာ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L1964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ajorBidi"/>
          <w:lang w:eastAsia="zh-CN"/>
        </w:rPr>
        <w:t>杂摄篇</w:t>
      </w:r>
      <w:proofErr w:type="gramEnd"/>
      <w:r w:rsidRPr="000B4742">
        <w:rPr>
          <w:rFonts w:asciiTheme="minorBidi" w:hAnsiTheme="minorBidi"/>
          <w:lang w:eastAsia="zh-CN"/>
        </w:rPr>
        <w:t>·</w:t>
      </w:r>
      <w:r w:rsidRPr="000B4742">
        <w:rPr>
          <w:rFonts w:asciiTheme="minorBidi" w:hAnsiTheme="majorBidi"/>
          <w:lang w:eastAsia="zh-CN"/>
        </w:rPr>
        <w:t>缅语疏</w:t>
      </w:r>
    </w:p>
    <w:p w:rsidR="004973C4" w:rsidRPr="000B4742" w:rsidRDefault="002A2645">
      <w:pPr>
        <w:pStyle w:val="Compact"/>
        <w:numPr>
          <w:ilvl w:val="2"/>
          <w:numId w:val="7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ဝေဒနာသင်္ဂဟအဖွင့်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aj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L1980</w:t>
      </w:r>
      <w:r w:rsidRPr="000B4742">
        <w:rPr>
          <w:rFonts w:asciiTheme="minorBidi" w:hAnsiTheme="maj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受摄之</w:t>
      </w:r>
      <w:proofErr w:type="gramEnd"/>
      <w:r w:rsidRPr="000B4742">
        <w:rPr>
          <w:rFonts w:asciiTheme="minorBidi" w:hAnsiTheme="minorBidi"/>
          <w:lang w:eastAsia="zh-CN"/>
        </w:rPr>
        <w:t>释义</w:t>
      </w:r>
    </w:p>
    <w:p w:rsidR="004973C4" w:rsidRPr="000B4742" w:rsidRDefault="002A2645">
      <w:pPr>
        <w:pStyle w:val="Compact"/>
        <w:numPr>
          <w:ilvl w:val="2"/>
          <w:numId w:val="7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ဟေတုသင်္ဂဟအဖွင့်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L2012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因摄之</w:t>
      </w:r>
      <w:proofErr w:type="gramEnd"/>
      <w:r w:rsidRPr="000B4742">
        <w:rPr>
          <w:rFonts w:asciiTheme="minorBidi" w:hAnsiTheme="minorBidi"/>
          <w:lang w:eastAsia="zh-CN"/>
        </w:rPr>
        <w:t>释义</w:t>
      </w:r>
    </w:p>
    <w:p w:rsidR="004973C4" w:rsidRPr="000B4742" w:rsidRDefault="002A2645">
      <w:pPr>
        <w:pStyle w:val="Compact"/>
        <w:numPr>
          <w:ilvl w:val="2"/>
          <w:numId w:val="7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ကိစ္စသင်္ဂဟအဖွင့်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L2032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作用摄之释义</w:t>
      </w:r>
    </w:p>
    <w:p w:rsidR="004973C4" w:rsidRPr="000B4742" w:rsidRDefault="002A2645">
      <w:pPr>
        <w:pStyle w:val="Compact"/>
        <w:numPr>
          <w:ilvl w:val="2"/>
          <w:numId w:val="7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စေတသိက်တို့ကို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ရေတွက်ခြင်း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L2080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心所之历数</w:t>
      </w:r>
    </w:p>
    <w:p w:rsidR="004973C4" w:rsidRPr="000B4742" w:rsidRDefault="002A2645">
      <w:pPr>
        <w:pStyle w:val="Compact"/>
        <w:numPr>
          <w:ilvl w:val="2"/>
          <w:numId w:val="7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ဒွါရသင်္ဂဟအဖွင့်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L2090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门摄之</w:t>
      </w:r>
      <w:proofErr w:type="gramEnd"/>
      <w:r w:rsidRPr="000B4742">
        <w:rPr>
          <w:rFonts w:asciiTheme="minorBidi" w:hAnsiTheme="minorBidi"/>
          <w:lang w:eastAsia="zh-CN"/>
        </w:rPr>
        <w:t>释义</w:t>
      </w:r>
    </w:p>
    <w:p w:rsidR="004973C4" w:rsidRPr="000B4742" w:rsidRDefault="002A2645">
      <w:pPr>
        <w:pStyle w:val="Compact"/>
        <w:numPr>
          <w:ilvl w:val="2"/>
          <w:numId w:val="7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စက္ခုဒွါရ၌ဖြစ်သောစိတ်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L2118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于眼门生起之心</w:t>
      </w:r>
    </w:p>
    <w:p w:rsidR="004973C4" w:rsidRPr="000B4742" w:rsidRDefault="002A2645">
      <w:pPr>
        <w:pStyle w:val="Compact"/>
        <w:numPr>
          <w:ilvl w:val="2"/>
          <w:numId w:val="7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အာလမ္ဗနသင်္ဂဟအဖွင့်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L2130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所缘摄之</w:t>
      </w:r>
      <w:proofErr w:type="gramEnd"/>
      <w:r w:rsidRPr="000B4742">
        <w:rPr>
          <w:rFonts w:asciiTheme="minorBidi" w:hAnsiTheme="minorBidi"/>
          <w:lang w:eastAsia="zh-CN"/>
        </w:rPr>
        <w:t>释义</w:t>
      </w:r>
    </w:p>
    <w:p w:rsidR="004973C4" w:rsidRPr="000B4742" w:rsidRDefault="002A2645">
      <w:pPr>
        <w:pStyle w:val="Compact"/>
        <w:numPr>
          <w:ilvl w:val="2"/>
          <w:numId w:val="7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ဝတ္ထုသင်္ဂဟအဖွင့်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L2224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依处摄</w:t>
      </w:r>
      <w:proofErr w:type="gramEnd"/>
      <w:r w:rsidRPr="000B4742">
        <w:rPr>
          <w:rFonts w:asciiTheme="minorBidi" w:hAnsiTheme="minorBidi"/>
          <w:lang w:eastAsia="zh-CN"/>
        </w:rPr>
        <w:t>之释义</w:t>
      </w:r>
    </w:p>
    <w:p w:rsidR="004973C4" w:rsidRPr="000B4742" w:rsidRDefault="002A2645">
      <w:pPr>
        <w:pStyle w:val="Compact"/>
        <w:numPr>
          <w:ilvl w:val="2"/>
          <w:numId w:val="7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စေတသိက်ကို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ရေတွက်ခြင်း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L2262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心所之历数</w:t>
      </w:r>
    </w:p>
    <w:p w:rsidR="004973C4" w:rsidRPr="000B4742" w:rsidRDefault="002A2645">
      <w:pPr>
        <w:pStyle w:val="Compact"/>
        <w:numPr>
          <w:ilvl w:val="2"/>
          <w:numId w:val="7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ဓာတ်သုံးပါး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အထူး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L2270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三种界之特说</w:t>
      </w:r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ဝီထိပိုင်းဘာသာဋီကာ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L2286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心路篇</w:t>
      </w:r>
      <w:r w:rsidRPr="000B4742">
        <w:rPr>
          <w:rFonts w:asciiTheme="minorBidi" w:hAnsiTheme="minorBidi"/>
          <w:lang w:eastAsia="zh-CN"/>
        </w:rPr>
        <w:t>·</w:t>
      </w:r>
      <w:r w:rsidRPr="000B4742">
        <w:rPr>
          <w:rFonts w:asciiTheme="minorBidi" w:hAnsiTheme="minorBidi"/>
          <w:lang w:eastAsia="zh-CN"/>
        </w:rPr>
        <w:t>缅语疏</w:t>
      </w:r>
    </w:p>
    <w:p w:rsidR="004973C4" w:rsidRPr="000B4742" w:rsidDel="00156FC2" w:rsidRDefault="002A2645">
      <w:pPr>
        <w:pStyle w:val="Compact"/>
        <w:numPr>
          <w:ilvl w:val="2"/>
          <w:numId w:val="8"/>
        </w:numPr>
        <w:rPr>
          <w:del w:id="55" w:author="Sukhita" w:date="2026-08-18T14:53:00Z"/>
          <w:rFonts w:asciiTheme="minorBidi" w:hAnsiTheme="minorBidi"/>
        </w:rPr>
      </w:pPr>
      <w:del w:id="56" w:author="Sukhita" w:date="2026-08-18T14:53:00Z">
        <w:r w:rsidRPr="000B4742" w:rsidDel="00156FC2">
          <w:rPr>
            <w:rFonts w:asciiTheme="minorBidi" w:hAnsiTheme="minorBidi"/>
            <w:cs/>
            <w:lang w:bidi="my-MM"/>
          </w:rPr>
          <w:delText>ဝီထိ</w:delText>
        </w:r>
        <w:r w:rsidRPr="000B4742" w:rsidDel="00156FC2">
          <w:rPr>
            <w:rFonts w:asciiTheme="minorBidi" w:hAnsiTheme="minorBidi"/>
          </w:rPr>
          <w:delText>(</w:delText>
        </w:r>
        <w:r w:rsidRPr="000B4742" w:rsidDel="00156FC2">
          <w:rPr>
            <w:rFonts w:asciiTheme="minorBidi" w:hAnsiTheme="minorBidi"/>
            <w:cs/>
            <w:lang w:bidi="my-MM"/>
          </w:rPr>
          <w:delText>၆</w:delText>
        </w:r>
        <w:r w:rsidRPr="000B4742" w:rsidDel="00156FC2">
          <w:rPr>
            <w:rFonts w:asciiTheme="minorBidi" w:hAnsiTheme="minorBidi"/>
          </w:rPr>
          <w:delText>)</w:delText>
        </w:r>
        <w:r w:rsidRPr="000B4742" w:rsidDel="00156FC2">
          <w:rPr>
            <w:rFonts w:asciiTheme="minorBidi" w:hAnsiTheme="minorBidi"/>
            <w:cs/>
            <w:lang w:bidi="my-MM"/>
          </w:rPr>
          <w:delText>ပါး</w:delText>
        </w:r>
        <w:r w:rsidRPr="000B4742" w:rsidDel="00156FC2">
          <w:rPr>
            <w:rFonts w:asciiTheme="minorBidi" w:hAnsiTheme="minorBidi"/>
          </w:rPr>
          <w:delText xml:space="preserve"> </w:delText>
        </w:r>
        <w:r w:rsidRPr="000B4742" w:rsidDel="00156FC2">
          <w:rPr>
            <w:rFonts w:asciiTheme="minorBidi" w:hAnsiTheme="minorBidi"/>
          </w:rPr>
          <w:delText>〔</w:delText>
        </w:r>
        <w:r w:rsidRPr="000B4742" w:rsidDel="00156FC2">
          <w:rPr>
            <w:rFonts w:asciiTheme="minorBidi" w:hAnsiTheme="minorBidi"/>
          </w:rPr>
          <w:delText>L2304</w:delText>
        </w:r>
        <w:r w:rsidRPr="000B4742" w:rsidDel="00156FC2">
          <w:rPr>
            <w:rFonts w:asciiTheme="minorBidi" w:hAnsiTheme="minorBidi"/>
          </w:rPr>
          <w:delText>〕</w:delText>
        </w:r>
        <w:r w:rsidRPr="000B4742" w:rsidDel="00156FC2">
          <w:rPr>
            <w:rFonts w:asciiTheme="minorBidi" w:hAnsiTheme="minorBidi"/>
          </w:rPr>
          <w:delText xml:space="preserve"> —— </w:delText>
        </w:r>
        <w:r w:rsidRPr="000B4742" w:rsidDel="00156FC2">
          <w:rPr>
            <w:rFonts w:asciiTheme="minorBidi" w:hAnsiTheme="minorBidi"/>
          </w:rPr>
          <w:delText>心路（六）种</w:delText>
        </w:r>
      </w:del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ဝိသယပ္ပဝတ္တိ</w:t>
      </w:r>
      <w:r w:rsidRPr="000B4742">
        <w:rPr>
          <w:rFonts w:asciiTheme="minorBidi" w:hAnsiTheme="minorBidi"/>
          <w:lang w:eastAsia="zh-CN"/>
        </w:rPr>
        <w:t>(</w:t>
      </w:r>
      <w:r w:rsidRPr="000B4742">
        <w:rPr>
          <w:rFonts w:asciiTheme="minorBidi" w:hAnsiTheme="minorBidi"/>
          <w:cs/>
          <w:lang w:bidi="my-MM"/>
        </w:rPr>
        <w:t>၆</w:t>
      </w:r>
      <w:r w:rsidRPr="000B4742">
        <w:rPr>
          <w:rFonts w:asciiTheme="minorBidi" w:hAnsiTheme="minorBidi"/>
          <w:lang w:eastAsia="zh-CN"/>
        </w:rPr>
        <w:t>)</w:t>
      </w:r>
      <w:r w:rsidRPr="000B4742">
        <w:rPr>
          <w:rFonts w:asciiTheme="minorBidi" w:hAnsiTheme="minorBidi"/>
          <w:cs/>
          <w:lang w:bidi="my-MM"/>
        </w:rPr>
        <w:t>ပါး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L2322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所缘之转起（六）种</w:t>
      </w:r>
    </w:p>
    <w:p w:rsidR="004973C4" w:rsidRPr="000B4742" w:rsidDel="00156FC2" w:rsidRDefault="002A2645">
      <w:pPr>
        <w:pStyle w:val="Compact"/>
        <w:numPr>
          <w:ilvl w:val="2"/>
          <w:numId w:val="8"/>
        </w:numPr>
        <w:rPr>
          <w:del w:id="57" w:author="Sukhita" w:date="2026-08-18T14:55:00Z"/>
          <w:rFonts w:asciiTheme="minorBidi" w:hAnsiTheme="minorBidi"/>
          <w:lang w:eastAsia="zh-CN"/>
        </w:rPr>
      </w:pPr>
      <w:del w:id="58" w:author="Sukhita" w:date="2026-08-18T14:55:00Z">
        <w:r w:rsidRPr="000B4742" w:rsidDel="00156FC2">
          <w:rPr>
            <w:rFonts w:asciiTheme="minorBidi" w:hAnsiTheme="minorBidi"/>
            <w:cs/>
            <w:lang w:bidi="my-MM"/>
          </w:rPr>
          <w:delText>ရုပ်သက်နာမ်သက်</w:delText>
        </w:r>
        <w:r w:rsidRPr="000B4742" w:rsidDel="00156FC2">
          <w:rPr>
            <w:rFonts w:asciiTheme="minorBidi" w:hAnsiTheme="minorBidi"/>
            <w:lang w:eastAsia="zh-CN"/>
          </w:rPr>
          <w:delText xml:space="preserve"> </w:delText>
        </w:r>
        <w:r w:rsidRPr="000B4742" w:rsidDel="00156FC2">
          <w:rPr>
            <w:rFonts w:asciiTheme="minorBidi" w:hAnsiTheme="minorBidi"/>
            <w:cs/>
            <w:lang w:bidi="my-MM"/>
          </w:rPr>
          <w:delText>အပိုင်းအခြား</w:delText>
        </w:r>
        <w:r w:rsidRPr="000B4742" w:rsidDel="00156FC2">
          <w:rPr>
            <w:rFonts w:asciiTheme="minorBidi" w:hAnsiTheme="minorBidi"/>
            <w:lang w:eastAsia="zh-CN"/>
          </w:rPr>
          <w:delText xml:space="preserve"> </w:delText>
        </w:r>
        <w:r w:rsidRPr="000B4742" w:rsidDel="00156FC2">
          <w:rPr>
            <w:rFonts w:asciiTheme="minorBidi" w:hAnsiTheme="minorBidi"/>
            <w:lang w:eastAsia="zh-CN"/>
          </w:rPr>
          <w:delText>〔</w:delText>
        </w:r>
        <w:r w:rsidRPr="000B4742" w:rsidDel="00156FC2">
          <w:rPr>
            <w:rFonts w:asciiTheme="minorBidi" w:hAnsiTheme="minorBidi"/>
            <w:lang w:eastAsia="zh-CN"/>
          </w:rPr>
          <w:delText>L2330</w:delText>
        </w:r>
        <w:r w:rsidRPr="000B4742" w:rsidDel="00156FC2">
          <w:rPr>
            <w:rFonts w:asciiTheme="minorBidi" w:hAnsiTheme="minorBidi"/>
            <w:lang w:eastAsia="zh-CN"/>
          </w:rPr>
          <w:delText>〕</w:delText>
        </w:r>
        <w:r w:rsidRPr="000B4742" w:rsidDel="00156FC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156FC2">
          <w:rPr>
            <w:rFonts w:asciiTheme="minorBidi" w:hAnsiTheme="minorBidi"/>
            <w:lang w:eastAsia="zh-CN"/>
          </w:rPr>
          <w:delText>色寿、名寿之界限</w:delText>
        </w:r>
      </w:del>
    </w:p>
    <w:p w:rsidR="004973C4" w:rsidRPr="000B4742" w:rsidDel="00156FC2" w:rsidRDefault="002A2645">
      <w:pPr>
        <w:pStyle w:val="Compact"/>
        <w:numPr>
          <w:ilvl w:val="2"/>
          <w:numId w:val="8"/>
        </w:numPr>
        <w:rPr>
          <w:del w:id="59" w:author="Sukhita" w:date="2026-08-18T14:55:00Z"/>
          <w:rFonts w:asciiTheme="minorBidi" w:hAnsiTheme="minorBidi"/>
          <w:lang w:eastAsia="zh-CN"/>
        </w:rPr>
      </w:pPr>
      <w:del w:id="60" w:author="Sukhita" w:date="2026-08-18T14:55:00Z">
        <w:r w:rsidRPr="000B4742" w:rsidDel="00156FC2">
          <w:rPr>
            <w:rFonts w:asciiTheme="minorBidi" w:hAnsiTheme="minorBidi"/>
            <w:cs/>
            <w:lang w:bidi="my-MM"/>
          </w:rPr>
          <w:delText>ပဉ္စာရုံနှင့်</w:delText>
        </w:r>
        <w:r w:rsidRPr="000B4742" w:rsidDel="00156FC2">
          <w:rPr>
            <w:rFonts w:asciiTheme="minorBidi" w:hAnsiTheme="minorBidi"/>
            <w:lang w:eastAsia="zh-CN"/>
          </w:rPr>
          <w:delText xml:space="preserve"> </w:delText>
        </w:r>
        <w:r w:rsidRPr="000B4742" w:rsidDel="00156FC2">
          <w:rPr>
            <w:rFonts w:asciiTheme="minorBidi" w:hAnsiTheme="minorBidi"/>
            <w:cs/>
            <w:lang w:bidi="my-MM"/>
          </w:rPr>
          <w:delText>ပဉ္စပသာဒ</w:delText>
        </w:r>
        <w:r w:rsidRPr="000B4742" w:rsidDel="00156FC2">
          <w:rPr>
            <w:rFonts w:asciiTheme="minorBidi" w:hAnsiTheme="minorBidi"/>
            <w:lang w:eastAsia="zh-CN"/>
          </w:rPr>
          <w:delText xml:space="preserve"> </w:delText>
        </w:r>
        <w:r w:rsidRPr="000B4742" w:rsidDel="00156FC2">
          <w:rPr>
            <w:rFonts w:asciiTheme="minorBidi" w:hAnsiTheme="minorBidi"/>
            <w:lang w:eastAsia="zh-CN"/>
          </w:rPr>
          <w:delText>〔</w:delText>
        </w:r>
        <w:r w:rsidRPr="000B4742" w:rsidDel="00156FC2">
          <w:rPr>
            <w:rFonts w:asciiTheme="minorBidi" w:hAnsiTheme="minorBidi"/>
            <w:lang w:eastAsia="zh-CN"/>
          </w:rPr>
          <w:delText>L2380</w:delText>
        </w:r>
        <w:r w:rsidRPr="000B4742" w:rsidDel="00156FC2">
          <w:rPr>
            <w:rFonts w:asciiTheme="minorBidi" w:hAnsiTheme="minorBidi"/>
            <w:lang w:eastAsia="zh-CN"/>
          </w:rPr>
          <w:delText>〕</w:delText>
        </w:r>
        <w:r w:rsidRPr="000B4742" w:rsidDel="00156FC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156FC2">
          <w:rPr>
            <w:rFonts w:asciiTheme="minorBidi" w:hAnsiTheme="minorBidi"/>
            <w:lang w:eastAsia="zh-CN"/>
          </w:rPr>
          <w:delText>五所缘与五净色</w:delText>
        </w:r>
      </w:del>
    </w:p>
    <w:p w:rsidR="004973C4" w:rsidRPr="000B4742" w:rsidDel="00156FC2" w:rsidRDefault="002A2645">
      <w:pPr>
        <w:pStyle w:val="Compact"/>
        <w:numPr>
          <w:ilvl w:val="2"/>
          <w:numId w:val="8"/>
        </w:numPr>
        <w:rPr>
          <w:del w:id="61" w:author="Sukhita" w:date="2026-08-18T14:55:00Z"/>
          <w:rFonts w:asciiTheme="minorBidi" w:hAnsiTheme="minorBidi"/>
          <w:lang w:eastAsia="zh-CN"/>
        </w:rPr>
      </w:pPr>
      <w:del w:id="62" w:author="Sukhita" w:date="2026-08-18T14:55:00Z">
        <w:r w:rsidRPr="000B4742" w:rsidDel="00156FC2">
          <w:rPr>
            <w:rFonts w:asciiTheme="minorBidi" w:hAnsiTheme="minorBidi"/>
            <w:cs/>
            <w:lang w:bidi="my-MM"/>
          </w:rPr>
          <w:delText>အာရုံထင်ပုံအဖွင့်</w:delText>
        </w:r>
        <w:r w:rsidRPr="000B4742" w:rsidDel="00156FC2">
          <w:rPr>
            <w:rFonts w:asciiTheme="minorBidi" w:hAnsiTheme="minorBidi"/>
            <w:lang w:eastAsia="zh-CN"/>
          </w:rPr>
          <w:delText xml:space="preserve"> </w:delText>
        </w:r>
        <w:r w:rsidRPr="000B4742" w:rsidDel="00156FC2">
          <w:rPr>
            <w:rFonts w:asciiTheme="minorBidi" w:hAnsiTheme="minorBidi"/>
            <w:lang w:eastAsia="zh-CN"/>
          </w:rPr>
          <w:delText>〔</w:delText>
        </w:r>
        <w:r w:rsidRPr="000B4742" w:rsidDel="00156FC2">
          <w:rPr>
            <w:rFonts w:asciiTheme="minorBidi" w:hAnsiTheme="minorBidi"/>
            <w:lang w:eastAsia="zh-CN"/>
          </w:rPr>
          <w:delText>L2398</w:delText>
        </w:r>
        <w:r w:rsidRPr="000B4742" w:rsidDel="00156FC2">
          <w:rPr>
            <w:rFonts w:asciiTheme="minorBidi" w:hAnsiTheme="minorBidi"/>
            <w:lang w:eastAsia="zh-CN"/>
          </w:rPr>
          <w:delText>〕</w:delText>
        </w:r>
        <w:r w:rsidRPr="000B4742" w:rsidDel="00156FC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156FC2">
          <w:rPr>
            <w:rFonts w:asciiTheme="minorBidi" w:hAnsiTheme="minorBidi"/>
            <w:lang w:eastAsia="zh-CN"/>
          </w:rPr>
          <w:delText>所缘显现情形之释义</w:delText>
        </w:r>
      </w:del>
    </w:p>
    <w:p w:rsidR="004973C4" w:rsidRPr="000B4742" w:rsidDel="00156FC2" w:rsidRDefault="002A2645">
      <w:pPr>
        <w:pStyle w:val="Compact"/>
        <w:numPr>
          <w:ilvl w:val="2"/>
          <w:numId w:val="8"/>
        </w:numPr>
        <w:rPr>
          <w:del w:id="63" w:author="Sukhita" w:date="2026-08-18T14:55:00Z"/>
          <w:rFonts w:asciiTheme="minorBidi" w:hAnsiTheme="minorBidi"/>
          <w:lang w:eastAsia="zh-CN"/>
        </w:rPr>
      </w:pPr>
      <w:del w:id="64" w:author="Sukhita" w:date="2026-08-18T14:55:00Z">
        <w:r w:rsidRPr="000B4742" w:rsidDel="00156FC2">
          <w:rPr>
            <w:rFonts w:asciiTheme="minorBidi" w:hAnsiTheme="minorBidi"/>
            <w:cs/>
            <w:lang w:bidi="my-MM"/>
          </w:rPr>
          <w:lastRenderedPageBreak/>
          <w:delText>စိတ္တက္ခဏလွန်ပုံအဖွင့်</w:delText>
        </w:r>
        <w:r w:rsidRPr="000B4742" w:rsidDel="00156FC2">
          <w:rPr>
            <w:rFonts w:asciiTheme="minorBidi" w:hAnsiTheme="minorBidi"/>
            <w:lang w:eastAsia="zh-CN"/>
          </w:rPr>
          <w:delText xml:space="preserve"> </w:delText>
        </w:r>
        <w:r w:rsidRPr="000B4742" w:rsidDel="00156FC2">
          <w:rPr>
            <w:rFonts w:asciiTheme="minorBidi" w:hAnsiTheme="minorBidi"/>
            <w:lang w:eastAsia="zh-CN"/>
          </w:rPr>
          <w:delText>〔</w:delText>
        </w:r>
        <w:r w:rsidRPr="000B4742" w:rsidDel="00156FC2">
          <w:rPr>
            <w:rFonts w:asciiTheme="minorBidi" w:hAnsiTheme="minorBidi"/>
            <w:lang w:eastAsia="zh-CN"/>
          </w:rPr>
          <w:delText>L2414</w:delText>
        </w:r>
        <w:r w:rsidRPr="000B4742" w:rsidDel="00156FC2">
          <w:rPr>
            <w:rFonts w:asciiTheme="minorBidi" w:hAnsiTheme="minorBidi"/>
            <w:lang w:eastAsia="zh-CN"/>
          </w:rPr>
          <w:delText>〕</w:delText>
        </w:r>
        <w:r w:rsidRPr="000B4742" w:rsidDel="00156FC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156FC2">
          <w:rPr>
            <w:rFonts w:asciiTheme="minorBidi" w:hAnsiTheme="minorBidi"/>
            <w:lang w:eastAsia="zh-CN"/>
          </w:rPr>
          <w:delText>心刹那流逝情形之释义</w:delText>
        </w:r>
      </w:del>
    </w:p>
    <w:p w:rsidR="004973C4" w:rsidRPr="000B4742" w:rsidDel="00156FC2" w:rsidRDefault="002A2645">
      <w:pPr>
        <w:pStyle w:val="Compact"/>
        <w:numPr>
          <w:ilvl w:val="2"/>
          <w:numId w:val="8"/>
        </w:numPr>
        <w:rPr>
          <w:del w:id="65" w:author="Sukhita" w:date="2026-08-18T14:55:00Z"/>
          <w:rFonts w:asciiTheme="minorBidi" w:hAnsiTheme="minorBidi"/>
          <w:lang w:eastAsia="zh-CN"/>
        </w:rPr>
      </w:pPr>
      <w:del w:id="66" w:author="Sukhita" w:date="2026-08-18T14:55:00Z">
        <w:r w:rsidRPr="000B4742" w:rsidDel="00156FC2">
          <w:rPr>
            <w:rFonts w:asciiTheme="minorBidi" w:hAnsiTheme="minorBidi"/>
            <w:cs/>
            <w:lang w:bidi="my-MM"/>
          </w:rPr>
          <w:delText>အာရုံတစ်ခု</w:delText>
        </w:r>
        <w:r w:rsidRPr="000B4742" w:rsidDel="00156FC2">
          <w:rPr>
            <w:rFonts w:asciiTheme="minorBidi" w:hAnsiTheme="minorBidi"/>
            <w:lang w:eastAsia="zh-CN"/>
          </w:rPr>
          <w:delText xml:space="preserve"> </w:delText>
        </w:r>
        <w:r w:rsidRPr="000B4742" w:rsidDel="00156FC2">
          <w:rPr>
            <w:rFonts w:asciiTheme="minorBidi" w:hAnsiTheme="minorBidi"/>
            <w:cs/>
            <w:lang w:bidi="my-MM"/>
          </w:rPr>
          <w:delText>နှစ်ဒွါရ၌</w:delText>
        </w:r>
        <w:r w:rsidRPr="000B4742" w:rsidDel="00156FC2">
          <w:rPr>
            <w:rFonts w:asciiTheme="minorBidi" w:hAnsiTheme="minorBidi"/>
            <w:lang w:eastAsia="zh-CN"/>
          </w:rPr>
          <w:delText xml:space="preserve"> </w:delText>
        </w:r>
        <w:r w:rsidRPr="000B4742" w:rsidDel="00156FC2">
          <w:rPr>
            <w:rFonts w:asciiTheme="minorBidi" w:hAnsiTheme="minorBidi"/>
            <w:cs/>
            <w:lang w:bidi="my-MM"/>
          </w:rPr>
          <w:delText>ထင်ပုံ</w:delText>
        </w:r>
        <w:r w:rsidRPr="000B4742" w:rsidDel="00156FC2">
          <w:rPr>
            <w:rFonts w:asciiTheme="minorBidi" w:hAnsiTheme="minorBidi"/>
            <w:lang w:eastAsia="zh-CN"/>
          </w:rPr>
          <w:delText xml:space="preserve"> </w:delText>
        </w:r>
        <w:r w:rsidRPr="000B4742" w:rsidDel="00156FC2">
          <w:rPr>
            <w:rFonts w:asciiTheme="minorBidi" w:hAnsiTheme="minorBidi"/>
            <w:lang w:eastAsia="zh-CN"/>
          </w:rPr>
          <w:delText>〔</w:delText>
        </w:r>
        <w:r w:rsidRPr="000B4742" w:rsidDel="00156FC2">
          <w:rPr>
            <w:rFonts w:asciiTheme="minorBidi" w:hAnsiTheme="minorBidi"/>
            <w:lang w:eastAsia="zh-CN"/>
          </w:rPr>
          <w:delText>L2432</w:delText>
        </w:r>
        <w:r w:rsidRPr="000B4742" w:rsidDel="00156FC2">
          <w:rPr>
            <w:rFonts w:asciiTheme="minorBidi" w:hAnsiTheme="minorBidi"/>
            <w:lang w:eastAsia="zh-CN"/>
          </w:rPr>
          <w:delText>〕</w:delText>
        </w:r>
        <w:r w:rsidRPr="000B4742" w:rsidDel="00156FC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156FC2">
          <w:rPr>
            <w:rFonts w:asciiTheme="minorBidi" w:hAnsiTheme="minorBidi"/>
            <w:lang w:eastAsia="zh-CN"/>
          </w:rPr>
          <w:delText>一所缘于二门显现之情形</w:delText>
        </w:r>
      </w:del>
    </w:p>
    <w:p w:rsidR="004973C4" w:rsidRPr="000B4742" w:rsidDel="00156FC2" w:rsidRDefault="002A2645">
      <w:pPr>
        <w:pStyle w:val="Compact"/>
        <w:numPr>
          <w:ilvl w:val="2"/>
          <w:numId w:val="8"/>
        </w:numPr>
        <w:rPr>
          <w:del w:id="67" w:author="Sukhita" w:date="2026-08-18T14:55:00Z"/>
          <w:rFonts w:asciiTheme="minorBidi" w:hAnsiTheme="minorBidi"/>
          <w:lang w:eastAsia="zh-CN"/>
        </w:rPr>
      </w:pPr>
      <w:del w:id="68" w:author="Sukhita" w:date="2026-08-18T14:55:00Z">
        <w:r w:rsidRPr="000B4742" w:rsidDel="00156FC2">
          <w:rPr>
            <w:rFonts w:asciiTheme="minorBidi" w:hAnsiTheme="minorBidi"/>
            <w:cs/>
            <w:lang w:bidi="my-MM"/>
          </w:rPr>
          <w:delText>ဘဝင်နှစ်ကြိမ်လှုပ်</w:delText>
        </w:r>
        <w:r w:rsidRPr="000B4742" w:rsidDel="00156FC2">
          <w:rPr>
            <w:rFonts w:asciiTheme="minorBidi" w:hAnsiTheme="minorBidi"/>
            <w:lang w:eastAsia="zh-CN"/>
          </w:rPr>
          <w:delText xml:space="preserve"> </w:delText>
        </w:r>
        <w:r w:rsidRPr="000B4742" w:rsidDel="00156FC2">
          <w:rPr>
            <w:rFonts w:asciiTheme="minorBidi" w:hAnsiTheme="minorBidi"/>
            <w:lang w:eastAsia="zh-CN"/>
          </w:rPr>
          <w:delText>〔</w:delText>
        </w:r>
        <w:r w:rsidRPr="000B4742" w:rsidDel="00156FC2">
          <w:rPr>
            <w:rFonts w:asciiTheme="minorBidi" w:hAnsiTheme="minorBidi"/>
            <w:lang w:eastAsia="zh-CN"/>
          </w:rPr>
          <w:delText>L2454</w:delText>
        </w:r>
        <w:r w:rsidRPr="000B4742" w:rsidDel="00156FC2">
          <w:rPr>
            <w:rFonts w:asciiTheme="minorBidi" w:hAnsiTheme="minorBidi"/>
            <w:lang w:eastAsia="zh-CN"/>
          </w:rPr>
          <w:delText>〕</w:delText>
        </w:r>
        <w:r w:rsidRPr="000B4742" w:rsidDel="00156FC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156FC2">
          <w:rPr>
            <w:rFonts w:asciiTheme="minorBidi" w:hAnsiTheme="minorBidi"/>
            <w:lang w:eastAsia="zh-CN"/>
          </w:rPr>
          <w:delText>有分二度波动</w:delText>
        </w:r>
      </w:del>
    </w:p>
    <w:p w:rsidR="004973C4" w:rsidDel="00156FC2" w:rsidRDefault="002A2645">
      <w:pPr>
        <w:pStyle w:val="Compact"/>
        <w:numPr>
          <w:ilvl w:val="2"/>
          <w:numId w:val="8"/>
        </w:numPr>
        <w:rPr>
          <w:del w:id="69" w:author="Sukhita" w:date="2026-08-18T14:55:00Z"/>
          <w:rFonts w:asciiTheme="minorBidi" w:hAnsiTheme="minorBidi" w:hint="cs"/>
        </w:rPr>
      </w:pPr>
      <w:del w:id="70" w:author="Sukhita" w:date="2026-08-18T14:55:00Z">
        <w:r w:rsidRPr="000B4742" w:rsidDel="00156FC2">
          <w:rPr>
            <w:rFonts w:asciiTheme="minorBidi" w:hAnsiTheme="minorBidi"/>
            <w:cs/>
            <w:lang w:bidi="my-MM"/>
          </w:rPr>
          <w:delText>စိတ်ဖြစ်ပေါ်လာပုံ</w:delText>
        </w:r>
        <w:r w:rsidRPr="000B4742" w:rsidDel="00156FC2">
          <w:rPr>
            <w:rFonts w:asciiTheme="minorBidi" w:hAnsiTheme="minorBidi"/>
          </w:rPr>
          <w:delText xml:space="preserve"> </w:delText>
        </w:r>
        <w:r w:rsidRPr="000B4742" w:rsidDel="00156FC2">
          <w:rPr>
            <w:rFonts w:asciiTheme="minorBidi" w:hAnsiTheme="minorBidi"/>
          </w:rPr>
          <w:delText>〔</w:delText>
        </w:r>
        <w:r w:rsidRPr="000B4742" w:rsidDel="00156FC2">
          <w:rPr>
            <w:rFonts w:asciiTheme="minorBidi" w:hAnsiTheme="minorBidi"/>
          </w:rPr>
          <w:delText>L2484</w:delText>
        </w:r>
        <w:r w:rsidRPr="000B4742" w:rsidDel="00156FC2">
          <w:rPr>
            <w:rFonts w:asciiTheme="minorBidi" w:hAnsiTheme="minorBidi"/>
          </w:rPr>
          <w:delText>〕</w:delText>
        </w:r>
        <w:r w:rsidRPr="000B4742" w:rsidDel="00156FC2">
          <w:rPr>
            <w:rFonts w:asciiTheme="minorBidi" w:hAnsiTheme="minorBidi"/>
          </w:rPr>
          <w:delText xml:space="preserve"> —— </w:delText>
        </w:r>
        <w:r w:rsidRPr="000B4742" w:rsidDel="00156FC2">
          <w:rPr>
            <w:rFonts w:asciiTheme="minorBidi" w:hAnsiTheme="minorBidi"/>
          </w:rPr>
          <w:delText>心生起之情形</w:delText>
        </w:r>
      </w:del>
    </w:p>
    <w:p w:rsidR="00156FC2" w:rsidRPr="000B4742" w:rsidRDefault="00156FC2" w:rsidP="00156FC2">
      <w:pPr>
        <w:pStyle w:val="Compact"/>
        <w:numPr>
          <w:ilvl w:val="2"/>
          <w:numId w:val="8"/>
        </w:numPr>
        <w:rPr>
          <w:ins w:id="71" w:author="Sukhita" w:date="2026-08-18T14:55:00Z"/>
          <w:rFonts w:asciiTheme="minorBidi" w:hAnsiTheme="minorBidi"/>
          <w:lang w:eastAsia="zh-CN"/>
        </w:rPr>
      </w:pPr>
      <w:ins w:id="72" w:author="Sukhita" w:date="2026-08-18T14:56:00Z">
        <w:r>
          <w:rPr>
            <w:rFonts w:asciiTheme="minorBidi" w:hAnsiTheme="minorBidi"/>
            <w:cs/>
            <w:lang w:bidi="my-MM"/>
          </w:rPr>
          <w:t>အတိ</w:t>
        </w:r>
      </w:ins>
      <w:ins w:id="73" w:author="Sukhita" w:date="2026-08-18T14:55:00Z">
        <w:r w:rsidRPr="000B4742">
          <w:rPr>
            <w:rFonts w:asciiTheme="minorBidi" w:hAnsiTheme="minorBidi"/>
            <w:cs/>
            <w:lang w:bidi="my-MM"/>
          </w:rPr>
          <w:t>မဟန္တာရုံဝီထိ</w:t>
        </w:r>
        <w:r w:rsidRPr="000B4742">
          <w:rPr>
            <w:rFonts w:asciiTheme="minorBidi" w:hAnsiTheme="minorBidi"/>
            <w:lang w:eastAsia="zh-CN"/>
          </w:rPr>
          <w:t xml:space="preserve"> </w:t>
        </w:r>
        <w:r w:rsidRPr="000B4742">
          <w:rPr>
            <w:rFonts w:asciiTheme="minorBidi" w:hAnsiTheme="minorBidi"/>
            <w:lang w:eastAsia="zh-CN"/>
          </w:rPr>
          <w:t>〔</w:t>
        </w:r>
        <w:r w:rsidRPr="000B4742">
          <w:rPr>
            <w:rFonts w:asciiTheme="minorBidi" w:hAnsiTheme="minorBidi"/>
            <w:lang w:eastAsia="zh-CN"/>
          </w:rPr>
          <w:t>L2504</w:t>
        </w:r>
        <w:r w:rsidRPr="000B4742">
          <w:rPr>
            <w:rFonts w:asciiTheme="minorBidi" w:hAnsiTheme="minorBidi"/>
            <w:lang w:eastAsia="zh-CN"/>
          </w:rPr>
          <w:t>〕</w:t>
        </w:r>
        <w:r w:rsidRPr="000B4742">
          <w:rPr>
            <w:rFonts w:asciiTheme="minorBidi" w:hAnsiTheme="minorBidi"/>
            <w:lang w:eastAsia="zh-CN"/>
          </w:rPr>
          <w:t xml:space="preserve"> —— </w:t>
        </w:r>
      </w:ins>
      <w:ins w:id="74" w:author="Sukhita" w:date="2026-08-18T14:56:00Z">
        <w:r>
          <w:rPr>
            <w:rFonts w:asciiTheme="minorBidi" w:hAnsiTheme="minorBidi" w:hint="eastAsia"/>
            <w:lang w:eastAsia="zh-CN"/>
          </w:rPr>
          <w:t>极</w:t>
        </w:r>
      </w:ins>
      <w:ins w:id="75" w:author="Sukhita" w:date="2026-08-18T14:55:00Z">
        <w:r w:rsidRPr="000B4742">
          <w:rPr>
            <w:rFonts w:asciiTheme="minorBidi" w:hAnsiTheme="minorBidi"/>
            <w:lang w:eastAsia="zh-CN"/>
          </w:rPr>
          <w:t>大所缘心路</w:t>
        </w:r>
      </w:ins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မဟန္တာရုံဝီထိ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L2504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大所缘心路</w:t>
      </w:r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ပရိတ္တာရုံဝီထိ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L2538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小所缘心路</w:t>
      </w:r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အတိပရိတ္တာရုံဝီထိ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L2556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极小所缘心路</w:t>
      </w:r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နိဂုံးဝါကျ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L2572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结语之句</w:t>
      </w:r>
    </w:p>
    <w:p w:rsidR="004973C4" w:rsidRPr="000B4742" w:rsidDel="004C2E47" w:rsidRDefault="002A2645">
      <w:pPr>
        <w:pStyle w:val="Compact"/>
        <w:numPr>
          <w:ilvl w:val="2"/>
          <w:numId w:val="8"/>
        </w:numPr>
        <w:rPr>
          <w:del w:id="76" w:author="Sukhita" w:date="2026-08-18T14:57:00Z"/>
          <w:rFonts w:asciiTheme="minorBidi" w:hAnsiTheme="minorBidi"/>
          <w:lang w:eastAsia="zh-CN"/>
        </w:rPr>
      </w:pPr>
      <w:del w:id="77" w:author="Sukhita" w:date="2026-08-18T14:57:00Z">
        <w:r w:rsidRPr="000B4742" w:rsidDel="004C2E47">
          <w:rPr>
            <w:rFonts w:asciiTheme="minorBidi" w:hAnsiTheme="minorBidi"/>
            <w:cs/>
            <w:lang w:bidi="my-MM"/>
          </w:rPr>
          <w:delText>ဝမ်းတွင်းဝီထိများ</w:delText>
        </w:r>
        <w:r w:rsidRPr="000B4742" w:rsidDel="004C2E47">
          <w:rPr>
            <w:rFonts w:asciiTheme="minorBidi" w:hAnsiTheme="minorBidi"/>
            <w:lang w:eastAsia="zh-CN"/>
          </w:rPr>
          <w:delText xml:space="preserve"> </w:delText>
        </w:r>
        <w:r w:rsidRPr="000B4742" w:rsidDel="004C2E47">
          <w:rPr>
            <w:rFonts w:asciiTheme="minorBidi" w:hAnsiTheme="minorBidi"/>
            <w:lang w:eastAsia="zh-CN"/>
          </w:rPr>
          <w:delText>〔</w:delText>
        </w:r>
        <w:r w:rsidRPr="000B4742" w:rsidDel="004C2E47">
          <w:rPr>
            <w:rFonts w:asciiTheme="minorBidi" w:hAnsiTheme="minorBidi"/>
            <w:lang w:eastAsia="zh-CN"/>
          </w:rPr>
          <w:delText>L2580</w:delText>
        </w:r>
        <w:r w:rsidRPr="000B4742" w:rsidDel="004C2E47">
          <w:rPr>
            <w:rFonts w:asciiTheme="minorBidi" w:hAnsiTheme="minorBidi"/>
            <w:lang w:eastAsia="zh-CN"/>
          </w:rPr>
          <w:delText>〕</w:delText>
        </w:r>
        <w:r w:rsidRPr="000B4742" w:rsidDel="004C2E4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4C2E47">
          <w:rPr>
            <w:rFonts w:asciiTheme="minorBidi" w:hAnsiTheme="minorBidi"/>
            <w:lang w:eastAsia="zh-CN"/>
          </w:rPr>
          <w:delText>胎内诸心路</w:delText>
        </w:r>
      </w:del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မနောဒွါရဝီထိ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L2593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意门心路</w:t>
      </w:r>
      <w:proofErr w:type="gramEnd"/>
    </w:p>
    <w:p w:rsidR="004973C4" w:rsidRPr="000B4742" w:rsidDel="005B1C48" w:rsidRDefault="002A2645">
      <w:pPr>
        <w:pStyle w:val="Compact"/>
        <w:numPr>
          <w:ilvl w:val="2"/>
          <w:numId w:val="8"/>
        </w:numPr>
        <w:rPr>
          <w:del w:id="78" w:author="Sukhita" w:date="2026-08-18T14:58:00Z"/>
          <w:rFonts w:asciiTheme="minorBidi" w:hAnsiTheme="minorBidi"/>
          <w:lang w:eastAsia="zh-CN"/>
        </w:rPr>
      </w:pPr>
      <w:del w:id="79" w:author="Sukhita" w:date="2026-08-18T14:58:00Z">
        <w:r w:rsidRPr="000B4742" w:rsidDel="005B1C48">
          <w:rPr>
            <w:rFonts w:asciiTheme="minorBidi" w:hAnsiTheme="minorBidi"/>
            <w:cs/>
            <w:lang w:bidi="my-MM"/>
          </w:rPr>
          <w:delText>ဝိသယပ္ပဝတ္တိ</w:delText>
        </w:r>
        <w:r w:rsidRPr="000B4742" w:rsidDel="005B1C48">
          <w:rPr>
            <w:rFonts w:asciiTheme="minorBidi" w:hAnsiTheme="minorBidi"/>
            <w:lang w:eastAsia="zh-CN"/>
          </w:rPr>
          <w:delText>(</w:delText>
        </w:r>
        <w:r w:rsidRPr="000B4742" w:rsidDel="005B1C48">
          <w:rPr>
            <w:rFonts w:asciiTheme="minorBidi" w:hAnsiTheme="minorBidi"/>
            <w:cs/>
            <w:lang w:bidi="my-MM"/>
          </w:rPr>
          <w:delText>၄</w:delText>
        </w:r>
        <w:r w:rsidRPr="000B4742" w:rsidDel="005B1C48">
          <w:rPr>
            <w:rFonts w:asciiTheme="minorBidi" w:hAnsiTheme="minorBidi"/>
            <w:lang w:eastAsia="zh-CN"/>
          </w:rPr>
          <w:delText>)</w:delText>
        </w:r>
        <w:r w:rsidRPr="000B4742" w:rsidDel="005B1C48">
          <w:rPr>
            <w:rFonts w:asciiTheme="minorBidi" w:hAnsiTheme="minorBidi"/>
            <w:cs/>
            <w:lang w:bidi="my-MM"/>
          </w:rPr>
          <w:delText>မျိုး</w:delText>
        </w:r>
        <w:r w:rsidRPr="000B4742" w:rsidDel="005B1C48">
          <w:rPr>
            <w:rFonts w:asciiTheme="minorBidi" w:hAnsiTheme="minorBidi"/>
            <w:lang w:eastAsia="zh-CN"/>
          </w:rPr>
          <w:delText>, (</w:delText>
        </w:r>
        <w:r w:rsidRPr="000B4742" w:rsidDel="005B1C48">
          <w:rPr>
            <w:rFonts w:asciiTheme="minorBidi" w:hAnsiTheme="minorBidi"/>
            <w:cs/>
            <w:lang w:bidi="my-MM"/>
          </w:rPr>
          <w:delText>၂</w:delText>
        </w:r>
        <w:r w:rsidRPr="000B4742" w:rsidDel="005B1C48">
          <w:rPr>
            <w:rFonts w:asciiTheme="minorBidi" w:hAnsiTheme="minorBidi"/>
            <w:lang w:eastAsia="zh-CN"/>
          </w:rPr>
          <w:delText>)</w:delText>
        </w:r>
        <w:r w:rsidRPr="000B4742" w:rsidDel="005B1C48">
          <w:rPr>
            <w:rFonts w:asciiTheme="minorBidi" w:hAnsiTheme="minorBidi"/>
            <w:cs/>
            <w:lang w:bidi="my-MM"/>
          </w:rPr>
          <w:delText>မျိုး</w:delText>
        </w:r>
        <w:r w:rsidRPr="000B4742" w:rsidDel="005B1C48">
          <w:rPr>
            <w:rFonts w:asciiTheme="minorBidi" w:hAnsiTheme="minorBidi"/>
            <w:lang w:eastAsia="zh-CN"/>
          </w:rPr>
          <w:delText xml:space="preserve"> </w:delText>
        </w:r>
        <w:r w:rsidRPr="000B4742" w:rsidDel="005B1C48">
          <w:rPr>
            <w:rFonts w:asciiTheme="minorBidi" w:hAnsiTheme="minorBidi"/>
            <w:lang w:eastAsia="zh-CN"/>
          </w:rPr>
          <w:delText>〔</w:delText>
        </w:r>
        <w:r w:rsidRPr="000B4742" w:rsidDel="005B1C48">
          <w:rPr>
            <w:rFonts w:asciiTheme="minorBidi" w:hAnsiTheme="minorBidi"/>
            <w:lang w:eastAsia="zh-CN"/>
          </w:rPr>
          <w:delText>L2599</w:delText>
        </w:r>
        <w:r w:rsidRPr="000B4742" w:rsidDel="005B1C48">
          <w:rPr>
            <w:rFonts w:asciiTheme="minorBidi" w:hAnsiTheme="minorBidi"/>
            <w:lang w:eastAsia="zh-CN"/>
          </w:rPr>
          <w:delText>〕</w:delText>
        </w:r>
        <w:r w:rsidRPr="000B4742" w:rsidDel="005B1C48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5B1C48">
          <w:rPr>
            <w:rFonts w:asciiTheme="minorBidi" w:hAnsiTheme="minorBidi"/>
            <w:lang w:eastAsia="zh-CN"/>
          </w:rPr>
          <w:delText>所缘转起（四）种、（二）种</w:delText>
        </w:r>
      </w:del>
    </w:p>
    <w:p w:rsidR="004973C4" w:rsidRPr="000B4742" w:rsidDel="005B1C48" w:rsidRDefault="002A2645">
      <w:pPr>
        <w:pStyle w:val="Compact"/>
        <w:numPr>
          <w:ilvl w:val="2"/>
          <w:numId w:val="8"/>
        </w:numPr>
        <w:rPr>
          <w:del w:id="80" w:author="Sukhita" w:date="2026-08-18T14:58:00Z"/>
          <w:rFonts w:asciiTheme="minorBidi" w:hAnsiTheme="minorBidi"/>
          <w:lang w:eastAsia="zh-CN"/>
        </w:rPr>
      </w:pPr>
      <w:del w:id="81" w:author="Sukhita" w:date="2026-08-18T14:58:00Z">
        <w:r w:rsidRPr="000B4742" w:rsidDel="005B1C48">
          <w:rPr>
            <w:rFonts w:asciiTheme="minorBidi" w:hAnsiTheme="minorBidi"/>
            <w:cs/>
            <w:lang w:bidi="my-MM"/>
          </w:rPr>
          <w:delText>မနောဒွါရ၌</w:delText>
        </w:r>
        <w:r w:rsidRPr="000B4742" w:rsidDel="005B1C48">
          <w:rPr>
            <w:rFonts w:asciiTheme="minorBidi" w:hAnsiTheme="minorBidi"/>
            <w:lang w:eastAsia="zh-CN"/>
          </w:rPr>
          <w:delText xml:space="preserve"> </w:delText>
        </w:r>
        <w:r w:rsidRPr="000B4742" w:rsidDel="005B1C48">
          <w:rPr>
            <w:rFonts w:asciiTheme="minorBidi" w:hAnsiTheme="minorBidi"/>
            <w:cs/>
            <w:lang w:bidi="my-MM"/>
          </w:rPr>
          <w:delText>ထင်ခြင်းအကြောင်း</w:delText>
        </w:r>
        <w:r w:rsidRPr="000B4742" w:rsidDel="005B1C48">
          <w:rPr>
            <w:rFonts w:asciiTheme="minorBidi" w:hAnsiTheme="minorBidi"/>
            <w:lang w:eastAsia="zh-CN"/>
          </w:rPr>
          <w:delText xml:space="preserve"> </w:delText>
        </w:r>
        <w:r w:rsidRPr="000B4742" w:rsidDel="005B1C48">
          <w:rPr>
            <w:rFonts w:asciiTheme="minorBidi" w:hAnsiTheme="minorBidi"/>
            <w:lang w:eastAsia="zh-CN"/>
          </w:rPr>
          <w:delText>〔</w:delText>
        </w:r>
        <w:r w:rsidRPr="000B4742" w:rsidDel="005B1C48">
          <w:rPr>
            <w:rFonts w:asciiTheme="minorBidi" w:hAnsiTheme="minorBidi"/>
            <w:lang w:eastAsia="zh-CN"/>
          </w:rPr>
          <w:delText>L2617</w:delText>
        </w:r>
        <w:r w:rsidRPr="000B4742" w:rsidDel="005B1C48">
          <w:rPr>
            <w:rFonts w:asciiTheme="minorBidi" w:hAnsiTheme="minorBidi"/>
            <w:lang w:eastAsia="zh-CN"/>
          </w:rPr>
          <w:delText>〕</w:delText>
        </w:r>
        <w:r w:rsidRPr="000B4742" w:rsidDel="005B1C48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5B1C48">
          <w:rPr>
            <w:rFonts w:asciiTheme="minorBidi" w:hAnsiTheme="minorBidi"/>
            <w:lang w:eastAsia="zh-CN"/>
          </w:rPr>
          <w:delText>于意门显现之因由</w:delText>
        </w:r>
      </w:del>
    </w:p>
    <w:p w:rsidR="004973C4" w:rsidRPr="000B4742" w:rsidDel="005B1C48" w:rsidRDefault="002A2645">
      <w:pPr>
        <w:pStyle w:val="Compact"/>
        <w:numPr>
          <w:ilvl w:val="2"/>
          <w:numId w:val="8"/>
        </w:numPr>
        <w:rPr>
          <w:del w:id="82" w:author="Sukhita" w:date="2026-08-18T14:58:00Z"/>
          <w:rFonts w:asciiTheme="minorBidi" w:hAnsiTheme="minorBidi"/>
          <w:lang w:eastAsia="zh-CN"/>
        </w:rPr>
      </w:pPr>
      <w:del w:id="83" w:author="Sukhita" w:date="2026-08-18T14:58:00Z">
        <w:r w:rsidRPr="000B4742" w:rsidDel="005B1C48">
          <w:rPr>
            <w:rFonts w:asciiTheme="minorBidi" w:hAnsiTheme="minorBidi"/>
            <w:cs/>
            <w:lang w:bidi="my-MM"/>
          </w:rPr>
          <w:delText>အတီတဘဝင်</w:delText>
        </w:r>
        <w:r w:rsidRPr="000B4742" w:rsidDel="005B1C48">
          <w:rPr>
            <w:rFonts w:asciiTheme="minorBidi" w:hAnsiTheme="minorBidi"/>
            <w:lang w:eastAsia="zh-CN"/>
          </w:rPr>
          <w:delText xml:space="preserve"> </w:delText>
        </w:r>
        <w:r w:rsidRPr="000B4742" w:rsidDel="005B1C48">
          <w:rPr>
            <w:rFonts w:asciiTheme="minorBidi" w:hAnsiTheme="minorBidi"/>
            <w:cs/>
            <w:lang w:bidi="my-MM"/>
          </w:rPr>
          <w:delText>ချ</w:delText>
        </w:r>
        <w:r w:rsidRPr="000B4742" w:rsidDel="005B1C48">
          <w:rPr>
            <w:rFonts w:asciiTheme="minorBidi" w:hAnsiTheme="minorBidi"/>
            <w:lang w:eastAsia="zh-CN"/>
          </w:rPr>
          <w:delText>/</w:delText>
        </w:r>
        <w:r w:rsidRPr="000B4742" w:rsidDel="005B1C48">
          <w:rPr>
            <w:rFonts w:asciiTheme="minorBidi" w:hAnsiTheme="minorBidi"/>
            <w:cs/>
            <w:lang w:bidi="my-MM"/>
          </w:rPr>
          <w:delText>မချထိုက်</w:delText>
        </w:r>
        <w:r w:rsidRPr="000B4742" w:rsidDel="005B1C48">
          <w:rPr>
            <w:rFonts w:asciiTheme="minorBidi" w:hAnsiTheme="minorBidi"/>
            <w:lang w:eastAsia="zh-CN"/>
          </w:rPr>
          <w:delText xml:space="preserve"> </w:delText>
        </w:r>
        <w:r w:rsidRPr="000B4742" w:rsidDel="005B1C48">
          <w:rPr>
            <w:rFonts w:asciiTheme="minorBidi" w:hAnsiTheme="minorBidi"/>
            <w:lang w:eastAsia="zh-CN"/>
          </w:rPr>
          <w:delText>〔</w:delText>
        </w:r>
        <w:r w:rsidRPr="000B4742" w:rsidDel="005B1C48">
          <w:rPr>
            <w:rFonts w:asciiTheme="minorBidi" w:hAnsiTheme="minorBidi"/>
            <w:lang w:eastAsia="zh-CN"/>
          </w:rPr>
          <w:delText>L2642</w:delText>
        </w:r>
        <w:r w:rsidRPr="000B4742" w:rsidDel="005B1C48">
          <w:rPr>
            <w:rFonts w:asciiTheme="minorBidi" w:hAnsiTheme="minorBidi"/>
            <w:lang w:eastAsia="zh-CN"/>
          </w:rPr>
          <w:delText>〕</w:delText>
        </w:r>
        <w:r w:rsidRPr="000B4742" w:rsidDel="005B1C48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5B1C48">
          <w:rPr>
            <w:rFonts w:asciiTheme="minorBidi" w:hAnsiTheme="minorBidi"/>
            <w:lang w:eastAsia="zh-CN"/>
          </w:rPr>
          <w:delText>过去有分之应断与不应断</w:delText>
        </w:r>
      </w:del>
    </w:p>
    <w:p w:rsidR="004973C4" w:rsidDel="00433D0D" w:rsidRDefault="002A2645">
      <w:pPr>
        <w:pStyle w:val="Compact"/>
        <w:numPr>
          <w:ilvl w:val="2"/>
          <w:numId w:val="8"/>
        </w:numPr>
        <w:rPr>
          <w:del w:id="84" w:author="Sukhita" w:date="2026-08-18T14:58:00Z"/>
          <w:rFonts w:asciiTheme="minorBidi" w:hAnsiTheme="minorBidi" w:hint="eastAsia"/>
          <w:lang w:eastAsia="zh-CN"/>
        </w:rPr>
      </w:pPr>
      <w:del w:id="85" w:author="Sukhita" w:date="2026-08-18T14:58:00Z">
        <w:r w:rsidRPr="000B4742" w:rsidDel="005B1C48">
          <w:rPr>
            <w:rFonts w:asciiTheme="minorBidi" w:hAnsiTheme="minorBidi"/>
            <w:cs/>
            <w:lang w:bidi="my-MM"/>
          </w:rPr>
          <w:delText>ပစ္စုပ္ပန်စိတ်ကို</w:delText>
        </w:r>
        <w:r w:rsidRPr="000B4742" w:rsidDel="005B1C48">
          <w:rPr>
            <w:rFonts w:asciiTheme="minorBidi" w:hAnsiTheme="minorBidi"/>
            <w:lang w:eastAsia="zh-CN"/>
          </w:rPr>
          <w:delText xml:space="preserve"> </w:delText>
        </w:r>
        <w:r w:rsidRPr="000B4742" w:rsidDel="005B1C48">
          <w:rPr>
            <w:rFonts w:asciiTheme="minorBidi" w:hAnsiTheme="minorBidi"/>
            <w:cs/>
            <w:lang w:bidi="my-MM"/>
          </w:rPr>
          <w:delText>အာရုံပြုပုံ</w:delText>
        </w:r>
        <w:r w:rsidRPr="000B4742" w:rsidDel="005B1C48">
          <w:rPr>
            <w:rFonts w:asciiTheme="minorBidi" w:hAnsiTheme="minorBidi"/>
            <w:lang w:eastAsia="zh-CN"/>
          </w:rPr>
          <w:delText xml:space="preserve"> </w:delText>
        </w:r>
        <w:r w:rsidRPr="000B4742" w:rsidDel="005B1C48">
          <w:rPr>
            <w:rFonts w:asciiTheme="minorBidi" w:hAnsiTheme="minorBidi"/>
            <w:lang w:eastAsia="zh-CN"/>
          </w:rPr>
          <w:delText>〔</w:delText>
        </w:r>
        <w:r w:rsidRPr="000B4742" w:rsidDel="005B1C48">
          <w:rPr>
            <w:rFonts w:asciiTheme="minorBidi" w:hAnsiTheme="minorBidi"/>
            <w:lang w:eastAsia="zh-CN"/>
          </w:rPr>
          <w:delText>L2654</w:delText>
        </w:r>
        <w:r w:rsidRPr="000B4742" w:rsidDel="005B1C48">
          <w:rPr>
            <w:rFonts w:asciiTheme="minorBidi" w:hAnsiTheme="minorBidi"/>
            <w:lang w:eastAsia="zh-CN"/>
          </w:rPr>
          <w:delText>〕</w:delText>
        </w:r>
        <w:r w:rsidRPr="000B4742" w:rsidDel="005B1C48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5B1C48">
          <w:rPr>
            <w:rFonts w:asciiTheme="minorBidi" w:hAnsiTheme="minorBidi"/>
            <w:lang w:eastAsia="zh-CN"/>
          </w:rPr>
          <w:delText>以现在心为所缘之情形</w:delText>
        </w:r>
      </w:del>
    </w:p>
    <w:p w:rsidR="00433D0D" w:rsidRPr="000B4742" w:rsidRDefault="007C0505">
      <w:pPr>
        <w:pStyle w:val="Compact"/>
        <w:numPr>
          <w:ilvl w:val="2"/>
          <w:numId w:val="8"/>
        </w:numPr>
        <w:rPr>
          <w:ins w:id="86" w:author="Sukhita" w:date="2026-08-18T14:58:00Z"/>
          <w:rFonts w:asciiTheme="minorBidi" w:hAnsiTheme="minorBidi"/>
          <w:lang w:eastAsia="zh-CN"/>
        </w:rPr>
      </w:pPr>
      <w:ins w:id="87" w:author="Sukhita" w:date="2026-08-18T14:59:00Z">
        <w:r w:rsidRPr="000B4742">
          <w:rPr>
            <w:rFonts w:asciiTheme="minorBidi" w:hAnsiTheme="minorBidi"/>
            <w:cs/>
            <w:lang w:bidi="my-MM"/>
          </w:rPr>
          <w:t>အပ္ပ</w:t>
        </w:r>
      </w:ins>
      <w:ins w:id="88" w:author="Sukhita" w:date="2026-08-18T15:00:00Z">
        <w:r w:rsidRPr="000B4742">
          <w:rPr>
            <w:rFonts w:asciiTheme="minorBidi" w:hAnsiTheme="minorBidi"/>
            <w:cs/>
            <w:lang w:bidi="my-MM"/>
          </w:rPr>
          <w:t>နာဇော</w:t>
        </w:r>
      </w:ins>
      <w:ins w:id="89" w:author="Sukhita" w:date="2026-08-18T15:01:00Z">
        <w:r>
          <w:rPr>
            <w:rFonts w:asciiTheme="minorBidi" w:hAnsiTheme="minorBidi"/>
            <w:cs/>
            <w:lang w:bidi="my-MM"/>
          </w:rPr>
          <w:t>ဝါ</w:t>
        </w:r>
        <w:r w:rsidRPr="000B4742">
          <w:rPr>
            <w:rFonts w:asciiTheme="minorBidi" w:hAnsiTheme="minorBidi"/>
            <w:cs/>
            <w:lang w:bidi="my-MM"/>
          </w:rPr>
          <w:t>ရ</w:t>
        </w:r>
        <w:r w:rsidR="000A6A58" w:rsidRPr="000B4742">
          <w:rPr>
            <w:rFonts w:asciiTheme="minorBidi" w:hAnsiTheme="minorBidi"/>
            <w:lang w:eastAsia="zh-CN"/>
          </w:rPr>
          <w:t xml:space="preserve"> —— </w:t>
        </w:r>
        <w:r w:rsidR="0002195C">
          <w:rPr>
            <w:rFonts w:asciiTheme="minorBidi" w:hAnsiTheme="minorBidi"/>
            <w:lang w:eastAsia="zh-CN"/>
          </w:rPr>
          <w:t>安止</w:t>
        </w:r>
        <w:r w:rsidR="000A6A58">
          <w:rPr>
            <w:rFonts w:asciiTheme="minorBidi" w:hAnsiTheme="minorBidi"/>
            <w:lang w:eastAsia="zh-CN"/>
          </w:rPr>
          <w:t>速行时分</w:t>
        </w:r>
      </w:ins>
    </w:p>
    <w:p w:rsidR="004973C4" w:rsidRPr="000B4742" w:rsidDel="00684C8B" w:rsidRDefault="002A2645">
      <w:pPr>
        <w:pStyle w:val="Compact"/>
        <w:numPr>
          <w:ilvl w:val="2"/>
          <w:numId w:val="8"/>
        </w:numPr>
        <w:rPr>
          <w:del w:id="90" w:author="Sukhita" w:date="2026-08-18T15:02:00Z"/>
          <w:rFonts w:asciiTheme="minorBidi" w:hAnsiTheme="minorBidi"/>
          <w:lang w:eastAsia="zh-CN"/>
        </w:rPr>
      </w:pPr>
      <w:del w:id="91" w:author="Sukhita" w:date="2026-08-18T15:02:00Z">
        <w:r w:rsidRPr="000B4742" w:rsidDel="00684C8B">
          <w:rPr>
            <w:rFonts w:asciiTheme="minorBidi" w:hAnsiTheme="minorBidi"/>
            <w:cs/>
            <w:lang w:bidi="my-MM"/>
          </w:rPr>
          <w:delText>တဒါရမ္မဏနိယာမ</w:delText>
        </w:r>
        <w:r w:rsidRPr="000B4742" w:rsidDel="00684C8B">
          <w:rPr>
            <w:rFonts w:asciiTheme="minorBidi" w:hAnsiTheme="minorBidi"/>
            <w:lang w:eastAsia="zh-CN"/>
          </w:rPr>
          <w:delText xml:space="preserve"> </w:delText>
        </w:r>
        <w:r w:rsidRPr="000B4742" w:rsidDel="00684C8B">
          <w:rPr>
            <w:rFonts w:asciiTheme="minorBidi" w:hAnsiTheme="minorBidi"/>
            <w:lang w:eastAsia="zh-CN"/>
          </w:rPr>
          <w:delText>〔</w:delText>
        </w:r>
        <w:r w:rsidRPr="000B4742" w:rsidDel="00684C8B">
          <w:rPr>
            <w:rFonts w:asciiTheme="minorBidi" w:hAnsiTheme="minorBidi"/>
            <w:lang w:eastAsia="zh-CN"/>
          </w:rPr>
          <w:delText>L2714</w:delText>
        </w:r>
        <w:r w:rsidRPr="000B4742" w:rsidDel="00684C8B">
          <w:rPr>
            <w:rFonts w:asciiTheme="minorBidi" w:hAnsiTheme="minorBidi"/>
            <w:lang w:eastAsia="zh-CN"/>
          </w:rPr>
          <w:delText>〕</w:delText>
        </w:r>
        <w:r w:rsidRPr="000B4742" w:rsidDel="00684C8B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684C8B">
          <w:rPr>
            <w:rFonts w:asciiTheme="minorBidi" w:hAnsiTheme="minorBidi"/>
            <w:lang w:eastAsia="zh-CN"/>
          </w:rPr>
          <w:delText>彼所缘之法则</w:delText>
        </w:r>
      </w:del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တဒါရမ္မဏနိယာမ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L2724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彼所缘之法则</w:t>
      </w:r>
    </w:p>
    <w:p w:rsidR="004973C4" w:rsidRPr="000B4742" w:rsidDel="00684C8B" w:rsidRDefault="002A2645">
      <w:pPr>
        <w:pStyle w:val="Compact"/>
        <w:numPr>
          <w:ilvl w:val="2"/>
          <w:numId w:val="8"/>
        </w:numPr>
        <w:rPr>
          <w:del w:id="92" w:author="Sukhita" w:date="2026-08-18T15:02:00Z"/>
          <w:rFonts w:asciiTheme="minorBidi" w:hAnsiTheme="minorBidi"/>
          <w:lang w:eastAsia="zh-CN"/>
        </w:rPr>
      </w:pPr>
      <w:del w:id="93" w:author="Sukhita" w:date="2026-08-18T15:02:00Z">
        <w:r w:rsidRPr="000B4742" w:rsidDel="00684C8B">
          <w:rPr>
            <w:rFonts w:asciiTheme="minorBidi" w:hAnsiTheme="minorBidi"/>
            <w:cs/>
            <w:lang w:bidi="my-MM"/>
          </w:rPr>
          <w:delText>ဣဋ္ဌ</w:delText>
        </w:r>
        <w:r w:rsidRPr="000B4742" w:rsidDel="00684C8B">
          <w:rPr>
            <w:rFonts w:asciiTheme="minorBidi" w:hAnsiTheme="minorBidi"/>
            <w:lang w:eastAsia="zh-CN"/>
          </w:rPr>
          <w:delText xml:space="preserve"> </w:delText>
        </w:r>
        <w:r w:rsidRPr="000B4742" w:rsidDel="00684C8B">
          <w:rPr>
            <w:rFonts w:asciiTheme="minorBidi" w:hAnsiTheme="minorBidi"/>
            <w:cs/>
            <w:lang w:bidi="my-MM"/>
          </w:rPr>
          <w:delText>အနိဋ္ဌအခွဲ</w:delText>
        </w:r>
        <w:r w:rsidRPr="000B4742" w:rsidDel="00684C8B">
          <w:rPr>
            <w:rFonts w:asciiTheme="minorBidi" w:hAnsiTheme="minorBidi"/>
            <w:lang w:eastAsia="zh-CN"/>
          </w:rPr>
          <w:delText xml:space="preserve"> </w:delText>
        </w:r>
        <w:r w:rsidRPr="000B4742" w:rsidDel="00684C8B">
          <w:rPr>
            <w:rFonts w:asciiTheme="minorBidi" w:hAnsiTheme="minorBidi"/>
            <w:lang w:eastAsia="zh-CN"/>
          </w:rPr>
          <w:delText>〔</w:delText>
        </w:r>
        <w:r w:rsidRPr="000B4742" w:rsidDel="00684C8B">
          <w:rPr>
            <w:rFonts w:asciiTheme="minorBidi" w:hAnsiTheme="minorBidi"/>
            <w:lang w:eastAsia="zh-CN"/>
          </w:rPr>
          <w:delText>L2736</w:delText>
        </w:r>
        <w:r w:rsidRPr="000B4742" w:rsidDel="00684C8B">
          <w:rPr>
            <w:rFonts w:asciiTheme="minorBidi" w:hAnsiTheme="minorBidi"/>
            <w:lang w:eastAsia="zh-CN"/>
          </w:rPr>
          <w:delText>〕</w:delText>
        </w:r>
        <w:r w:rsidRPr="000B4742" w:rsidDel="00684C8B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684C8B">
          <w:rPr>
            <w:rFonts w:asciiTheme="minorBidi" w:hAnsiTheme="minorBidi"/>
            <w:lang w:eastAsia="zh-CN"/>
          </w:rPr>
          <w:delText>可爱、不可爱之分</w:delText>
        </w:r>
      </w:del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ရဟန္တာ၌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တဒါရုံ</w:t>
      </w:r>
      <w:del w:id="94" w:author="Sukhita" w:date="2026-08-18T15:03:00Z">
        <w:r w:rsidRPr="000B4742" w:rsidDel="00EC7A07">
          <w:rPr>
            <w:rFonts w:asciiTheme="minorBidi" w:hAnsiTheme="minorBidi"/>
            <w:cs/>
            <w:lang w:bidi="my-MM"/>
          </w:rPr>
          <w:delText>ဖြစ်ပုံ</w:delText>
        </w:r>
      </w:del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L2750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阿罗汉处彼所</w:t>
      </w:r>
      <w:proofErr w:type="gramEnd"/>
      <w:r w:rsidRPr="000B4742">
        <w:rPr>
          <w:rFonts w:asciiTheme="minorBidi" w:hAnsiTheme="minorBidi"/>
          <w:lang w:eastAsia="zh-CN"/>
        </w:rPr>
        <w:t>缘生起之情形</w:t>
      </w:r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အာ</w:t>
      </w:r>
      <w:del w:id="95" w:author="Sukhita" w:date="2026-08-18T15:04:00Z">
        <w:r w:rsidRPr="000B4742" w:rsidDel="002517CA">
          <w:rPr>
            <w:rFonts w:asciiTheme="minorBidi" w:hAnsiTheme="minorBidi"/>
            <w:cs/>
            <w:lang w:bidi="my-MM"/>
          </w:rPr>
          <w:delText>ရုံကို</w:delText>
        </w:r>
        <w:r w:rsidRPr="000B4742" w:rsidDel="002517CA">
          <w:rPr>
            <w:rFonts w:asciiTheme="minorBidi" w:hAnsiTheme="minorBidi"/>
            <w:lang w:eastAsia="zh-CN"/>
          </w:rPr>
          <w:delText xml:space="preserve"> </w:delText>
        </w:r>
        <w:r w:rsidRPr="000B4742" w:rsidDel="002517CA">
          <w:rPr>
            <w:rFonts w:asciiTheme="minorBidi" w:hAnsiTheme="minorBidi"/>
            <w:cs/>
            <w:lang w:bidi="my-MM"/>
          </w:rPr>
          <w:delText>ပြောင်း၍</w:delText>
        </w:r>
        <w:r w:rsidRPr="000B4742" w:rsidDel="002517CA">
          <w:rPr>
            <w:rFonts w:asciiTheme="minorBidi" w:hAnsiTheme="minorBidi"/>
            <w:lang w:eastAsia="zh-CN"/>
          </w:rPr>
          <w:delText xml:space="preserve"> </w:delText>
        </w:r>
        <w:r w:rsidRPr="000B4742" w:rsidDel="002517CA">
          <w:rPr>
            <w:rFonts w:asciiTheme="minorBidi" w:hAnsiTheme="minorBidi"/>
            <w:cs/>
            <w:lang w:bidi="my-MM"/>
          </w:rPr>
          <w:delText>အာရုံပြုပ</w:delText>
        </w:r>
      </w:del>
      <w:r w:rsidRPr="000B4742">
        <w:rPr>
          <w:rFonts w:asciiTheme="minorBidi" w:hAnsiTheme="minorBidi"/>
          <w:cs/>
          <w:lang w:bidi="my-MM"/>
        </w:rPr>
        <w:t>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L2764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del w:id="96" w:author="Sukhita" w:date="2026-08-18T15:05:00Z">
        <w:r w:rsidRPr="000B4742" w:rsidDel="007D6B20">
          <w:rPr>
            <w:rFonts w:asciiTheme="minorBidi" w:hAnsiTheme="minorBidi"/>
            <w:lang w:eastAsia="zh-CN"/>
          </w:rPr>
          <w:delText>转易所缘而作意之情形</w:delText>
        </w:r>
      </w:del>
      <w:ins w:id="97" w:author="Sukhita" w:date="2026-08-18T15:05:00Z">
        <w:r w:rsidR="007D6B20">
          <w:rPr>
            <w:rFonts w:asciiTheme="minorBidi" w:hAnsiTheme="minorBidi"/>
            <w:lang w:eastAsia="zh-CN"/>
          </w:rPr>
          <w:t>客有分</w:t>
        </w:r>
      </w:ins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lastRenderedPageBreak/>
        <w:t>တဒါရုံကျခွင့်မရသောဝါဒများ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L2788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不许彼所缘之诸说</w:t>
      </w:r>
    </w:p>
    <w:p w:rsidR="004973C4" w:rsidRPr="000B4742" w:rsidRDefault="008C0E0E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ins w:id="98" w:author="Sukhita" w:date="2026-08-18T15:07:00Z">
        <w:r w:rsidRPr="000B4742">
          <w:rPr>
            <w:rFonts w:asciiTheme="minorBidi" w:hAnsiTheme="minorBidi"/>
            <w:cs/>
            <w:lang w:bidi="my-MM"/>
          </w:rPr>
          <w:t>အ</w:t>
        </w:r>
      </w:ins>
      <w:del w:id="99" w:author="Sukhita" w:date="2026-08-18T15:07:00Z">
        <w:r w:rsidR="002A2645" w:rsidRPr="000B4742" w:rsidDel="008C0E0E">
          <w:rPr>
            <w:rFonts w:asciiTheme="minorBidi" w:hAnsiTheme="minorBidi"/>
            <w:cs/>
            <w:lang w:bidi="my-MM"/>
          </w:rPr>
          <w:delText>ဇောနောင</w:delText>
        </w:r>
      </w:del>
      <w:r w:rsidR="002A2645" w:rsidRPr="000B4742">
        <w:rPr>
          <w:rFonts w:asciiTheme="minorBidi" w:hAnsiTheme="minorBidi"/>
          <w:cs/>
          <w:lang w:bidi="my-MM"/>
        </w:rPr>
        <w:t>်</w:t>
      </w:r>
      <w:r w:rsidR="002A2645" w:rsidRPr="000B4742">
        <w:rPr>
          <w:rFonts w:asciiTheme="minorBidi" w:hAnsiTheme="minorBidi"/>
          <w:lang w:eastAsia="zh-CN"/>
        </w:rPr>
        <w:t xml:space="preserve"> </w:t>
      </w:r>
      <w:r w:rsidR="002A2645" w:rsidRPr="000B4742">
        <w:rPr>
          <w:rFonts w:asciiTheme="minorBidi" w:hAnsiTheme="minorBidi"/>
          <w:cs/>
          <w:lang w:bidi="my-MM"/>
        </w:rPr>
        <w:t>တဒါရုံ</w:t>
      </w:r>
      <w:ins w:id="100" w:author="Sukhita" w:date="2026-08-18T15:07:00Z">
        <w:r w:rsidRPr="000B4742">
          <w:rPr>
            <w:rFonts w:asciiTheme="minorBidi" w:hAnsiTheme="minorBidi"/>
            <w:cs/>
            <w:lang w:bidi="my-MM"/>
          </w:rPr>
          <w:t>ကျ</w:t>
        </w:r>
      </w:ins>
      <w:del w:id="101" w:author="Sukhita" w:date="2026-08-18T15:07:00Z">
        <w:r w:rsidR="002A2645" w:rsidRPr="000B4742" w:rsidDel="008C0E0E">
          <w:rPr>
            <w:rFonts w:asciiTheme="minorBidi" w:hAnsiTheme="minorBidi"/>
            <w:cs/>
            <w:lang w:bidi="my-MM"/>
          </w:rPr>
          <w:delText>လိုက</w:delText>
        </w:r>
      </w:del>
      <w:r w:rsidR="002A2645" w:rsidRPr="000B4742">
        <w:rPr>
          <w:rFonts w:asciiTheme="minorBidi" w:hAnsiTheme="minorBidi"/>
          <w:cs/>
          <w:lang w:bidi="my-MM"/>
        </w:rPr>
        <w:t>်ပုံ</w:t>
      </w:r>
      <w:r w:rsidR="002A2645" w:rsidRPr="000B4742">
        <w:rPr>
          <w:rFonts w:asciiTheme="minorBidi" w:hAnsiTheme="minorBidi"/>
          <w:lang w:eastAsia="zh-CN"/>
        </w:rPr>
        <w:t xml:space="preserve"> </w:t>
      </w:r>
      <w:r w:rsidR="002A2645" w:rsidRPr="000B4742">
        <w:rPr>
          <w:rFonts w:asciiTheme="minorBidi" w:hAnsiTheme="minorBidi"/>
          <w:lang w:eastAsia="zh-CN"/>
        </w:rPr>
        <w:t>〔</w:t>
      </w:r>
      <w:r w:rsidR="002A2645" w:rsidRPr="000B4742">
        <w:rPr>
          <w:rFonts w:asciiTheme="minorBidi" w:hAnsiTheme="minorBidi"/>
          <w:lang w:eastAsia="zh-CN"/>
        </w:rPr>
        <w:t>L2824</w:t>
      </w:r>
      <w:r w:rsidR="002A2645" w:rsidRPr="000B4742">
        <w:rPr>
          <w:rFonts w:asciiTheme="minorBidi" w:hAnsiTheme="minorBidi"/>
          <w:lang w:eastAsia="zh-CN"/>
        </w:rPr>
        <w:t>〕</w:t>
      </w:r>
      <w:r w:rsidR="002A2645" w:rsidRPr="000B4742">
        <w:rPr>
          <w:rFonts w:asciiTheme="minorBidi" w:hAnsiTheme="minorBidi"/>
          <w:lang w:eastAsia="zh-CN"/>
        </w:rPr>
        <w:t xml:space="preserve"> —— </w:t>
      </w:r>
      <w:r w:rsidR="002A2645" w:rsidRPr="000B4742">
        <w:rPr>
          <w:rFonts w:asciiTheme="minorBidi" w:hAnsiTheme="minorBidi"/>
          <w:lang w:eastAsia="zh-CN"/>
        </w:rPr>
        <w:t>速行之后彼所缘随行之情形</w:t>
      </w:r>
    </w:p>
    <w:p w:rsidR="004973C4" w:rsidRPr="000B4742" w:rsidRDefault="00596E19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ins w:id="102" w:author="Sukhita" w:date="2026-08-18T15:09:00Z">
        <w:r w:rsidRPr="000B4742">
          <w:rPr>
            <w:rFonts w:asciiTheme="minorBidi" w:hAnsiTheme="minorBidi"/>
            <w:cs/>
            <w:lang w:bidi="my-MM"/>
          </w:rPr>
          <w:t>ဇ</w:t>
        </w:r>
        <w:r>
          <w:rPr>
            <w:rFonts w:asciiTheme="minorBidi" w:hAnsiTheme="minorBidi"/>
            <w:cs/>
            <w:lang w:bidi="my-MM"/>
          </w:rPr>
          <w:t>ဝ</w:t>
        </w:r>
      </w:ins>
      <w:ins w:id="103" w:author="Sukhita" w:date="2026-08-18T15:10:00Z">
        <w:r w:rsidRPr="000B4742">
          <w:rPr>
            <w:rFonts w:asciiTheme="minorBidi" w:hAnsiTheme="minorBidi"/>
            <w:cs/>
            <w:lang w:bidi="my-MM"/>
          </w:rPr>
          <w:t>န</w:t>
        </w:r>
      </w:ins>
      <w:ins w:id="104" w:author="Sukhita" w:date="2026-08-18T15:08:00Z">
        <w:r w:rsidRPr="000B4742">
          <w:rPr>
            <w:rFonts w:asciiTheme="minorBidi" w:hAnsiTheme="minorBidi"/>
            <w:cs/>
            <w:lang w:bidi="my-MM"/>
          </w:rPr>
          <w:t>နိယာမ</w:t>
        </w:r>
      </w:ins>
      <w:del w:id="105" w:author="Sukhita" w:date="2026-08-18T15:08:00Z">
        <w:r w:rsidR="002A2645" w:rsidRPr="000B4742" w:rsidDel="00596E19">
          <w:rPr>
            <w:rFonts w:asciiTheme="minorBidi" w:hAnsiTheme="minorBidi"/>
            <w:cs/>
            <w:lang w:bidi="my-MM"/>
          </w:rPr>
          <w:delText>မဟဂ္ဂုတ်ဇော</w:delText>
        </w:r>
      </w:del>
      <w:r w:rsidR="002A2645" w:rsidRPr="000B4742">
        <w:rPr>
          <w:rFonts w:asciiTheme="minorBidi" w:hAnsiTheme="minorBidi"/>
          <w:lang w:eastAsia="zh-CN"/>
        </w:rPr>
        <w:t xml:space="preserve"> </w:t>
      </w:r>
      <w:r w:rsidR="002A2645" w:rsidRPr="000B4742">
        <w:rPr>
          <w:rFonts w:asciiTheme="minorBidi" w:hAnsiTheme="minorBidi"/>
          <w:lang w:eastAsia="zh-CN"/>
        </w:rPr>
        <w:t>〔</w:t>
      </w:r>
      <w:r w:rsidR="002A2645" w:rsidRPr="000B4742">
        <w:rPr>
          <w:rFonts w:asciiTheme="minorBidi" w:hAnsiTheme="minorBidi"/>
          <w:lang w:eastAsia="zh-CN"/>
        </w:rPr>
        <w:t>L2878</w:t>
      </w:r>
      <w:r w:rsidR="002A2645" w:rsidRPr="000B4742">
        <w:rPr>
          <w:rFonts w:asciiTheme="minorBidi" w:hAnsiTheme="minorBidi"/>
          <w:lang w:eastAsia="zh-CN"/>
        </w:rPr>
        <w:t>〕</w:t>
      </w:r>
      <w:r w:rsidR="002A2645" w:rsidRPr="000B4742">
        <w:rPr>
          <w:rFonts w:asciiTheme="minorBidi" w:hAnsiTheme="minorBidi"/>
          <w:lang w:eastAsia="zh-CN"/>
        </w:rPr>
        <w:t xml:space="preserve"> —— </w:t>
      </w:r>
      <w:del w:id="106" w:author="Sukhita" w:date="2026-08-18T15:10:00Z">
        <w:r w:rsidR="002A2645" w:rsidRPr="000B4742" w:rsidDel="00D35EB2">
          <w:rPr>
            <w:rFonts w:asciiTheme="minorBidi" w:hAnsiTheme="minorBidi"/>
            <w:lang w:eastAsia="zh-CN"/>
          </w:rPr>
          <w:delText>广大速行</w:delText>
        </w:r>
      </w:del>
      <w:ins w:id="107" w:author="Sukhita" w:date="2026-08-18T15:10:00Z">
        <w:r w:rsidR="00D35EB2">
          <w:rPr>
            <w:rFonts w:asciiTheme="minorBidi" w:hAnsiTheme="minorBidi"/>
            <w:lang w:eastAsia="zh-CN"/>
          </w:rPr>
          <w:t>速行定律</w:t>
        </w:r>
      </w:ins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နိရောဓသမာပတ်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L2894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灭尽定</w:t>
      </w:r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ပုဂ္ဂလဘေဒနှင့်စိတ်ရ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L2908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补</w:t>
      </w:r>
      <w:proofErr w:type="gramStart"/>
      <w:r w:rsidRPr="000B4742">
        <w:rPr>
          <w:rFonts w:asciiTheme="minorBidi" w:hAnsiTheme="minorBidi"/>
          <w:lang w:eastAsia="zh-CN"/>
        </w:rPr>
        <w:t>特</w:t>
      </w:r>
      <w:proofErr w:type="gramEnd"/>
      <w:r w:rsidRPr="000B4742">
        <w:rPr>
          <w:rFonts w:asciiTheme="minorBidi" w:hAnsiTheme="minorBidi"/>
          <w:lang w:eastAsia="zh-CN"/>
        </w:rPr>
        <w:t>伽罗之别与心得</w:t>
      </w:r>
    </w:p>
    <w:p w:rsidR="004973C4" w:rsidRPr="000B4742" w:rsidDel="003F2542" w:rsidRDefault="002A2645">
      <w:pPr>
        <w:pStyle w:val="Compact"/>
        <w:numPr>
          <w:ilvl w:val="2"/>
          <w:numId w:val="8"/>
        </w:numPr>
        <w:rPr>
          <w:del w:id="108" w:author="Sukhita" w:date="2026-08-18T15:11:00Z"/>
          <w:rFonts w:asciiTheme="minorBidi" w:hAnsiTheme="minorBidi"/>
          <w:lang w:eastAsia="zh-CN"/>
        </w:rPr>
      </w:pPr>
      <w:del w:id="109" w:author="Sukhita" w:date="2026-08-18T15:11:00Z">
        <w:r w:rsidRPr="000B4742" w:rsidDel="003F2542">
          <w:rPr>
            <w:rFonts w:asciiTheme="minorBidi" w:hAnsiTheme="minorBidi"/>
            <w:cs/>
            <w:lang w:bidi="my-MM"/>
          </w:rPr>
          <w:delText>အန္တရာယ်ငါးပါး</w:delText>
        </w:r>
        <w:r w:rsidRPr="000B4742" w:rsidDel="003F2542">
          <w:rPr>
            <w:rFonts w:asciiTheme="minorBidi" w:hAnsiTheme="minorBidi"/>
            <w:lang w:eastAsia="zh-CN"/>
          </w:rPr>
          <w:delText xml:space="preserve"> </w:delText>
        </w:r>
        <w:r w:rsidRPr="000B4742" w:rsidDel="003F2542">
          <w:rPr>
            <w:rFonts w:asciiTheme="minorBidi" w:hAnsiTheme="minorBidi"/>
            <w:lang w:eastAsia="zh-CN"/>
          </w:rPr>
          <w:delText>〔</w:delText>
        </w:r>
        <w:r w:rsidRPr="000B4742" w:rsidDel="003F2542">
          <w:rPr>
            <w:rFonts w:asciiTheme="minorBidi" w:hAnsiTheme="minorBidi"/>
            <w:lang w:eastAsia="zh-CN"/>
          </w:rPr>
          <w:delText>L2920</w:delText>
        </w:r>
        <w:r w:rsidRPr="000B4742" w:rsidDel="003F2542">
          <w:rPr>
            <w:rFonts w:asciiTheme="minorBidi" w:hAnsiTheme="minorBidi"/>
            <w:lang w:eastAsia="zh-CN"/>
          </w:rPr>
          <w:delText>〕</w:delText>
        </w:r>
        <w:r w:rsidRPr="000B4742" w:rsidDel="003F254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3F2542">
          <w:rPr>
            <w:rFonts w:asciiTheme="minorBidi" w:hAnsiTheme="minorBidi"/>
            <w:lang w:eastAsia="zh-CN"/>
          </w:rPr>
          <w:delText>五种障碍</w:delText>
        </w:r>
      </w:del>
    </w:p>
    <w:p w:rsidR="004973C4" w:rsidRPr="000B4742" w:rsidDel="003F2542" w:rsidRDefault="002A2645">
      <w:pPr>
        <w:pStyle w:val="Compact"/>
        <w:numPr>
          <w:ilvl w:val="2"/>
          <w:numId w:val="8"/>
        </w:numPr>
        <w:rPr>
          <w:del w:id="110" w:author="Sukhita" w:date="2026-08-18T15:11:00Z"/>
          <w:rFonts w:asciiTheme="minorBidi" w:hAnsiTheme="minorBidi"/>
          <w:lang w:eastAsia="zh-CN"/>
        </w:rPr>
      </w:pPr>
      <w:del w:id="111" w:author="Sukhita" w:date="2026-08-18T15:11:00Z">
        <w:r w:rsidRPr="000B4742" w:rsidDel="003F2542">
          <w:rPr>
            <w:rFonts w:asciiTheme="minorBidi" w:hAnsiTheme="minorBidi"/>
            <w:cs/>
            <w:lang w:bidi="my-MM"/>
          </w:rPr>
          <w:delText>ပုဂ္ဂိုလ်၌စိတ်ရ</w:delText>
        </w:r>
        <w:r w:rsidRPr="000B4742" w:rsidDel="003F2542">
          <w:rPr>
            <w:rFonts w:asciiTheme="minorBidi" w:hAnsiTheme="minorBidi"/>
            <w:lang w:eastAsia="zh-CN"/>
          </w:rPr>
          <w:delText xml:space="preserve"> </w:delText>
        </w:r>
        <w:r w:rsidRPr="000B4742" w:rsidDel="003F2542">
          <w:rPr>
            <w:rFonts w:asciiTheme="minorBidi" w:hAnsiTheme="minorBidi"/>
            <w:lang w:eastAsia="zh-CN"/>
          </w:rPr>
          <w:delText>〔</w:delText>
        </w:r>
        <w:r w:rsidRPr="000B4742" w:rsidDel="003F2542">
          <w:rPr>
            <w:rFonts w:asciiTheme="minorBidi" w:hAnsiTheme="minorBidi"/>
            <w:lang w:eastAsia="zh-CN"/>
          </w:rPr>
          <w:delText>L2942</w:delText>
        </w:r>
        <w:r w:rsidRPr="000B4742" w:rsidDel="003F2542">
          <w:rPr>
            <w:rFonts w:asciiTheme="minorBidi" w:hAnsiTheme="minorBidi"/>
            <w:lang w:eastAsia="zh-CN"/>
          </w:rPr>
          <w:delText>〕</w:delText>
        </w:r>
        <w:r w:rsidRPr="000B4742" w:rsidDel="003F254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3F2542">
          <w:rPr>
            <w:rFonts w:asciiTheme="minorBidi" w:hAnsiTheme="minorBidi"/>
            <w:lang w:eastAsia="zh-CN"/>
          </w:rPr>
          <w:delText>于补特伽罗之心得</w:delText>
        </w:r>
      </w:del>
    </w:p>
    <w:p w:rsidR="004973C4" w:rsidRPr="000B4742" w:rsidDel="003F2542" w:rsidRDefault="002A2645">
      <w:pPr>
        <w:pStyle w:val="Compact"/>
        <w:numPr>
          <w:ilvl w:val="2"/>
          <w:numId w:val="8"/>
        </w:numPr>
        <w:rPr>
          <w:del w:id="112" w:author="Sukhita" w:date="2026-08-18T15:11:00Z"/>
          <w:rFonts w:asciiTheme="minorBidi" w:hAnsiTheme="minorBidi"/>
          <w:lang w:eastAsia="zh-CN"/>
        </w:rPr>
      </w:pPr>
      <w:del w:id="113" w:author="Sukhita" w:date="2026-08-18T15:11:00Z">
        <w:r w:rsidRPr="000B4742" w:rsidDel="003F2542">
          <w:rPr>
            <w:rFonts w:asciiTheme="minorBidi" w:hAnsiTheme="minorBidi"/>
            <w:cs/>
            <w:lang w:bidi="my-MM"/>
          </w:rPr>
          <w:delText>မေးခွန်းသုံးချက်</w:delText>
        </w:r>
        <w:r w:rsidRPr="000B4742" w:rsidDel="003F2542">
          <w:rPr>
            <w:rFonts w:asciiTheme="minorBidi" w:hAnsiTheme="minorBidi"/>
            <w:lang w:eastAsia="zh-CN"/>
          </w:rPr>
          <w:delText xml:space="preserve"> </w:delText>
        </w:r>
        <w:r w:rsidRPr="000B4742" w:rsidDel="003F2542">
          <w:rPr>
            <w:rFonts w:asciiTheme="minorBidi" w:hAnsiTheme="minorBidi"/>
            <w:lang w:eastAsia="zh-CN"/>
          </w:rPr>
          <w:delText>〔</w:delText>
        </w:r>
        <w:r w:rsidRPr="000B4742" w:rsidDel="003F2542">
          <w:rPr>
            <w:rFonts w:asciiTheme="minorBidi" w:hAnsiTheme="minorBidi"/>
            <w:lang w:eastAsia="zh-CN"/>
          </w:rPr>
          <w:delText>L2960</w:delText>
        </w:r>
        <w:r w:rsidRPr="000B4742" w:rsidDel="003F2542">
          <w:rPr>
            <w:rFonts w:asciiTheme="minorBidi" w:hAnsiTheme="minorBidi"/>
            <w:lang w:eastAsia="zh-CN"/>
          </w:rPr>
          <w:delText>〕</w:delText>
        </w:r>
        <w:r w:rsidRPr="000B4742" w:rsidDel="003F254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3F2542">
          <w:rPr>
            <w:rFonts w:asciiTheme="minorBidi" w:hAnsiTheme="minorBidi"/>
            <w:lang w:eastAsia="zh-CN"/>
          </w:rPr>
          <w:delText>三问</w:delText>
        </w:r>
      </w:del>
    </w:p>
    <w:p w:rsidR="004973C4" w:rsidRPr="000B4742" w:rsidRDefault="002A2645">
      <w:pPr>
        <w:pStyle w:val="Compact"/>
        <w:numPr>
          <w:ilvl w:val="2"/>
          <w:numId w:val="8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ဘူမိဝိဘာဂအဖွင့်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L2978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地分别之释义</w:t>
      </w:r>
    </w:p>
    <w:p w:rsidR="004973C4" w:rsidRPr="000B4742" w:rsidDel="003F2542" w:rsidRDefault="002A2645">
      <w:pPr>
        <w:pStyle w:val="Compact"/>
        <w:numPr>
          <w:ilvl w:val="2"/>
          <w:numId w:val="8"/>
        </w:numPr>
        <w:rPr>
          <w:del w:id="114" w:author="Sukhita" w:date="2026-08-18T15:11:00Z"/>
          <w:rFonts w:asciiTheme="minorBidi" w:hAnsiTheme="minorBidi"/>
        </w:rPr>
      </w:pPr>
      <w:del w:id="115" w:author="Sukhita" w:date="2026-08-18T15:11:00Z">
        <w:r w:rsidRPr="000B4742" w:rsidDel="003F2542">
          <w:rPr>
            <w:rFonts w:asciiTheme="minorBidi" w:hAnsiTheme="minorBidi"/>
            <w:cs/>
            <w:lang w:bidi="my-MM"/>
          </w:rPr>
          <w:delText>ဘုံ၌</w:delText>
        </w:r>
        <w:r w:rsidRPr="000B4742" w:rsidDel="003F2542">
          <w:rPr>
            <w:rFonts w:asciiTheme="minorBidi" w:hAnsiTheme="minorBidi"/>
          </w:rPr>
          <w:delText xml:space="preserve"> </w:delText>
        </w:r>
        <w:r w:rsidRPr="000B4742" w:rsidDel="003F2542">
          <w:rPr>
            <w:rFonts w:asciiTheme="minorBidi" w:hAnsiTheme="minorBidi"/>
            <w:cs/>
            <w:lang w:bidi="my-MM"/>
          </w:rPr>
          <w:delText>စိတ်ရ</w:delText>
        </w:r>
        <w:r w:rsidRPr="000B4742" w:rsidDel="003F2542">
          <w:rPr>
            <w:rFonts w:asciiTheme="minorBidi" w:hAnsiTheme="minorBidi"/>
          </w:rPr>
          <w:delText xml:space="preserve"> </w:delText>
        </w:r>
        <w:r w:rsidRPr="000B4742" w:rsidDel="003F2542">
          <w:rPr>
            <w:rFonts w:asciiTheme="minorBidi" w:hAnsiTheme="minorBidi"/>
          </w:rPr>
          <w:delText>〔</w:delText>
        </w:r>
        <w:r w:rsidRPr="000B4742" w:rsidDel="003F2542">
          <w:rPr>
            <w:rFonts w:asciiTheme="minorBidi" w:hAnsiTheme="minorBidi"/>
          </w:rPr>
          <w:delText>L2990</w:delText>
        </w:r>
        <w:r w:rsidRPr="000B4742" w:rsidDel="003F2542">
          <w:rPr>
            <w:rFonts w:asciiTheme="minorBidi" w:hAnsiTheme="minorBidi"/>
          </w:rPr>
          <w:delText>〕</w:delText>
        </w:r>
        <w:r w:rsidRPr="000B4742" w:rsidDel="003F2542">
          <w:rPr>
            <w:rFonts w:asciiTheme="minorBidi" w:hAnsiTheme="minorBidi"/>
          </w:rPr>
          <w:delText xml:space="preserve"> —— </w:delText>
        </w:r>
        <w:r w:rsidRPr="000B4742" w:rsidDel="003F2542">
          <w:rPr>
            <w:rFonts w:asciiTheme="minorBidi" w:hAnsiTheme="minorBidi"/>
          </w:rPr>
          <w:delText>于地中心得</w:delText>
        </w:r>
      </w:del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ဝီထိမုတ်ပိုင်းဘာသာဋီကာ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L3003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离心路篇</w:t>
      </w:r>
      <w:r w:rsidRPr="000B4742">
        <w:rPr>
          <w:rFonts w:asciiTheme="minorBidi" w:hAnsiTheme="minorBidi"/>
          <w:lang w:eastAsia="zh-CN"/>
        </w:rPr>
        <w:t>·</w:t>
      </w:r>
      <w:r w:rsidRPr="000B4742">
        <w:rPr>
          <w:rFonts w:asciiTheme="minorBidi" w:hAnsiTheme="minorBidi"/>
          <w:lang w:eastAsia="zh-CN"/>
        </w:rPr>
        <w:t>缅语疏</w:t>
      </w:r>
    </w:p>
    <w:p w:rsidR="004973C4" w:rsidRPr="000B4742" w:rsidDel="003F2542" w:rsidRDefault="002A2645">
      <w:pPr>
        <w:pStyle w:val="Compact"/>
        <w:numPr>
          <w:ilvl w:val="2"/>
          <w:numId w:val="9"/>
        </w:numPr>
        <w:rPr>
          <w:del w:id="116" w:author="Sukhita" w:date="2026-08-18T15:12:00Z"/>
          <w:rFonts w:asciiTheme="minorBidi" w:hAnsiTheme="minorBidi"/>
          <w:lang w:eastAsia="zh-CN"/>
        </w:rPr>
      </w:pPr>
      <w:del w:id="117" w:author="Sukhita" w:date="2026-08-18T15:12:00Z">
        <w:r w:rsidRPr="000B4742" w:rsidDel="003F2542">
          <w:rPr>
            <w:rFonts w:asciiTheme="minorBidi" w:hAnsiTheme="minorBidi"/>
            <w:cs/>
            <w:lang w:bidi="my-MM"/>
          </w:rPr>
          <w:delText>အသုရကာယ်</w:delText>
        </w:r>
        <w:r w:rsidRPr="000B4742" w:rsidDel="003F2542">
          <w:rPr>
            <w:rFonts w:asciiTheme="minorBidi" w:hAnsiTheme="minorBidi"/>
            <w:lang w:eastAsia="zh-CN"/>
          </w:rPr>
          <w:delText xml:space="preserve"> </w:delText>
        </w:r>
        <w:r w:rsidRPr="000B4742" w:rsidDel="003F2542">
          <w:rPr>
            <w:rFonts w:asciiTheme="minorBidi" w:hAnsiTheme="minorBidi"/>
            <w:lang w:eastAsia="zh-CN"/>
          </w:rPr>
          <w:delText>〔</w:delText>
        </w:r>
        <w:r w:rsidRPr="000B4742" w:rsidDel="003F2542">
          <w:rPr>
            <w:rFonts w:asciiTheme="minorBidi" w:hAnsiTheme="minorBidi"/>
            <w:lang w:eastAsia="zh-CN"/>
          </w:rPr>
          <w:delText>L3109</w:delText>
        </w:r>
        <w:r w:rsidRPr="000B4742" w:rsidDel="003F2542">
          <w:rPr>
            <w:rFonts w:asciiTheme="minorBidi" w:hAnsiTheme="minorBidi"/>
            <w:lang w:eastAsia="zh-CN"/>
          </w:rPr>
          <w:delText>〕</w:delText>
        </w:r>
        <w:r w:rsidRPr="000B4742" w:rsidDel="003F2542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3F2542">
          <w:rPr>
            <w:rFonts w:asciiTheme="minorBidi" w:hAnsiTheme="minorBidi"/>
            <w:lang w:eastAsia="zh-CN"/>
          </w:rPr>
          <w:delText>阿修罗身（阿修罗众）</w:delText>
        </w:r>
      </w:del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</w:rPr>
      </w:pPr>
      <w:r w:rsidRPr="000B4742">
        <w:rPr>
          <w:rFonts w:asciiTheme="minorBidi" w:hAnsiTheme="minorBidi"/>
          <w:cs/>
          <w:lang w:bidi="my-MM"/>
        </w:rPr>
        <w:t>ကာမသုဂတိဘူမိ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</w:rPr>
        <w:t>〔</w:t>
      </w:r>
      <w:r w:rsidRPr="000B4742">
        <w:rPr>
          <w:rFonts w:asciiTheme="minorBidi" w:hAnsiTheme="minorBidi"/>
        </w:rPr>
        <w:t>L3127</w:t>
      </w:r>
      <w:r w:rsidRPr="000B4742">
        <w:rPr>
          <w:rFonts w:asciiTheme="minorBidi" w:hAnsiTheme="minorBidi"/>
        </w:rPr>
        <w:t>〕</w:t>
      </w:r>
      <w:r w:rsidRPr="000B4742">
        <w:rPr>
          <w:rFonts w:asciiTheme="minorBidi" w:hAnsiTheme="minorBidi"/>
        </w:rPr>
        <w:t xml:space="preserve"> —— </w:t>
      </w:r>
      <w:proofErr w:type="spellStart"/>
      <w:r w:rsidRPr="000B4742">
        <w:rPr>
          <w:rFonts w:asciiTheme="minorBidi" w:hAnsiTheme="minorBidi"/>
        </w:rPr>
        <w:t>欲界善趣地</w:t>
      </w:r>
      <w:proofErr w:type="spellEnd"/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ရူပ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အရူပဘုံခန်း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L3180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色、无色界地之章</w:t>
      </w:r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18" w:author="Sukhita" w:date="2026-08-18T15:13:00Z"/>
          <w:rFonts w:asciiTheme="minorBidi" w:hAnsiTheme="minorBidi"/>
          <w:lang w:eastAsia="zh-CN"/>
        </w:rPr>
      </w:pPr>
      <w:del w:id="119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ဗြဟ္မာ့ပါရိသဇ္ဇာ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L3182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梵众天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20" w:author="Sukhita" w:date="2026-08-18T15:13:00Z"/>
          <w:rFonts w:asciiTheme="minorBidi" w:hAnsiTheme="minorBidi"/>
          <w:lang w:eastAsia="zh-CN"/>
        </w:rPr>
      </w:pPr>
      <w:del w:id="121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ဗြဟ္မာ့ပုရောဟိတာ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L3186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梵辅天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22" w:author="Sukhita" w:date="2026-08-18T15:13:00Z"/>
          <w:rFonts w:asciiTheme="minorBidi" w:hAnsiTheme="minorBidi"/>
        </w:rPr>
      </w:pPr>
      <w:del w:id="123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မဟာဗြဟ္မာ</w:delText>
        </w:r>
        <w:r w:rsidRPr="000B4742" w:rsidDel="00E951E7">
          <w:rPr>
            <w:rFonts w:asciiTheme="minorBidi" w:hAnsiTheme="minorBidi"/>
          </w:rPr>
          <w:delText xml:space="preserve"> </w:delText>
        </w:r>
        <w:r w:rsidRPr="000B4742" w:rsidDel="00E951E7">
          <w:rPr>
            <w:rFonts w:asciiTheme="minorBidi" w:hAnsiTheme="minorBidi"/>
          </w:rPr>
          <w:delText>〔</w:delText>
        </w:r>
        <w:r w:rsidRPr="000B4742" w:rsidDel="00E951E7">
          <w:rPr>
            <w:rFonts w:asciiTheme="minorBidi" w:hAnsiTheme="minorBidi"/>
          </w:rPr>
          <w:delText>L3190</w:delText>
        </w:r>
        <w:r w:rsidRPr="000B4742" w:rsidDel="00E951E7">
          <w:rPr>
            <w:rFonts w:asciiTheme="minorBidi" w:hAnsiTheme="minorBidi"/>
          </w:rPr>
          <w:delText>〕</w:delText>
        </w:r>
        <w:r w:rsidRPr="000B4742" w:rsidDel="00E951E7">
          <w:rPr>
            <w:rFonts w:asciiTheme="minorBidi" w:hAnsiTheme="minorBidi"/>
          </w:rPr>
          <w:delText xml:space="preserve"> —— </w:delText>
        </w:r>
        <w:r w:rsidRPr="000B4742" w:rsidDel="00E951E7">
          <w:rPr>
            <w:rFonts w:asciiTheme="minorBidi" w:hAnsiTheme="minorBidi"/>
          </w:rPr>
          <w:delText>大梵天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24" w:author="Sukhita" w:date="2026-08-18T15:13:00Z"/>
          <w:rFonts w:asciiTheme="minorBidi" w:hAnsiTheme="minorBidi"/>
          <w:lang w:eastAsia="zh-CN"/>
        </w:rPr>
      </w:pPr>
      <w:del w:id="125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ပဌမစျာန်ဘုံ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L3194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初禅地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26" w:author="Sukhita" w:date="2026-08-18T15:13:00Z"/>
          <w:rFonts w:asciiTheme="minorBidi" w:hAnsiTheme="minorBidi"/>
          <w:lang w:eastAsia="zh-CN"/>
        </w:rPr>
      </w:pPr>
      <w:del w:id="127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အောက်တန်းက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cs/>
            <w:lang w:bidi="my-MM"/>
          </w:rPr>
          <w:delText>အထက်တန်း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cs/>
            <w:lang w:bidi="my-MM"/>
          </w:rPr>
          <w:delText>မမြင်နိုင်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L3198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下地有情不能见上地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28" w:author="Sukhita" w:date="2026-08-18T15:13:00Z"/>
          <w:rFonts w:asciiTheme="minorBidi" w:hAnsiTheme="minorBidi"/>
        </w:rPr>
      </w:pPr>
      <w:del w:id="129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ပရိတ္တာဘာ</w:delText>
        </w:r>
        <w:r w:rsidRPr="000B4742" w:rsidDel="00E951E7">
          <w:rPr>
            <w:rFonts w:asciiTheme="minorBidi" w:hAnsiTheme="minorBidi"/>
          </w:rPr>
          <w:delText xml:space="preserve"> </w:delText>
        </w:r>
        <w:r w:rsidRPr="000B4742" w:rsidDel="00E951E7">
          <w:rPr>
            <w:rFonts w:asciiTheme="minorBidi" w:hAnsiTheme="minorBidi"/>
          </w:rPr>
          <w:delText>〔</w:delText>
        </w:r>
        <w:r w:rsidRPr="000B4742" w:rsidDel="00E951E7">
          <w:rPr>
            <w:rFonts w:asciiTheme="minorBidi" w:hAnsiTheme="minorBidi"/>
          </w:rPr>
          <w:delText>L3204</w:delText>
        </w:r>
        <w:r w:rsidRPr="000B4742" w:rsidDel="00E951E7">
          <w:rPr>
            <w:rFonts w:asciiTheme="minorBidi" w:hAnsiTheme="minorBidi"/>
          </w:rPr>
          <w:delText>〕</w:delText>
        </w:r>
        <w:r w:rsidRPr="000B4742" w:rsidDel="00E951E7">
          <w:rPr>
            <w:rFonts w:asciiTheme="minorBidi" w:hAnsiTheme="minorBidi"/>
          </w:rPr>
          <w:delText xml:space="preserve"> —— </w:delText>
        </w:r>
        <w:r w:rsidRPr="000B4742" w:rsidDel="00E951E7">
          <w:rPr>
            <w:rFonts w:asciiTheme="minorBidi" w:hAnsiTheme="minorBidi"/>
          </w:rPr>
          <w:delText>少光天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30" w:author="Sukhita" w:date="2026-08-18T15:13:00Z"/>
          <w:rFonts w:asciiTheme="minorBidi" w:hAnsiTheme="minorBidi"/>
          <w:lang w:eastAsia="zh-CN"/>
        </w:rPr>
      </w:pPr>
      <w:del w:id="131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အပ္ပမာဏာဘာ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L3208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无量光天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32" w:author="Sukhita" w:date="2026-08-18T15:13:00Z"/>
          <w:rFonts w:asciiTheme="minorBidi" w:hAnsiTheme="minorBidi"/>
        </w:rPr>
      </w:pPr>
      <w:del w:id="133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အာဘဿရာ</w:delText>
        </w:r>
        <w:r w:rsidRPr="000B4742" w:rsidDel="00E951E7">
          <w:rPr>
            <w:rFonts w:asciiTheme="minorBidi" w:hAnsiTheme="minorBidi"/>
          </w:rPr>
          <w:delText xml:space="preserve"> </w:delText>
        </w:r>
        <w:r w:rsidRPr="000B4742" w:rsidDel="00E951E7">
          <w:rPr>
            <w:rFonts w:asciiTheme="minorBidi" w:hAnsiTheme="minorBidi"/>
          </w:rPr>
          <w:delText>〔</w:delText>
        </w:r>
        <w:r w:rsidRPr="000B4742" w:rsidDel="00E951E7">
          <w:rPr>
            <w:rFonts w:asciiTheme="minorBidi" w:hAnsiTheme="minorBidi"/>
          </w:rPr>
          <w:delText>L3212</w:delText>
        </w:r>
        <w:r w:rsidRPr="000B4742" w:rsidDel="00E951E7">
          <w:rPr>
            <w:rFonts w:asciiTheme="minorBidi" w:hAnsiTheme="minorBidi"/>
          </w:rPr>
          <w:delText>〕</w:delText>
        </w:r>
        <w:r w:rsidRPr="000B4742" w:rsidDel="00E951E7">
          <w:rPr>
            <w:rFonts w:asciiTheme="minorBidi" w:hAnsiTheme="minorBidi"/>
          </w:rPr>
          <w:delText xml:space="preserve"> —— </w:delText>
        </w:r>
        <w:r w:rsidRPr="000B4742" w:rsidDel="00E951E7">
          <w:rPr>
            <w:rFonts w:asciiTheme="minorBidi" w:hAnsiTheme="minorBidi"/>
          </w:rPr>
          <w:delText>光音天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34" w:author="Sukhita" w:date="2026-08-18T15:13:00Z"/>
          <w:rFonts w:asciiTheme="minorBidi" w:hAnsiTheme="minorBidi"/>
          <w:lang w:eastAsia="zh-CN"/>
        </w:rPr>
      </w:pPr>
      <w:del w:id="135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ပရိတ္တသုဘာ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L3218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少净天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36" w:author="Sukhita" w:date="2026-08-18T15:13:00Z"/>
          <w:rFonts w:asciiTheme="minorBidi" w:hAnsiTheme="minorBidi"/>
          <w:lang w:eastAsia="zh-CN"/>
        </w:rPr>
      </w:pPr>
      <w:del w:id="137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အပ္ပမာဏသုဘာ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L3223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无量净天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38" w:author="Sukhita" w:date="2026-08-18T15:13:00Z"/>
          <w:rFonts w:asciiTheme="minorBidi" w:hAnsiTheme="minorBidi"/>
          <w:lang w:eastAsia="zh-CN"/>
        </w:rPr>
      </w:pPr>
      <w:del w:id="139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သုဘကိဏှာ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L3227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遍净天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40" w:author="Sukhita" w:date="2026-08-18T15:13:00Z"/>
          <w:rFonts w:asciiTheme="minorBidi" w:hAnsiTheme="minorBidi"/>
          <w:lang w:eastAsia="zh-CN"/>
        </w:rPr>
      </w:pPr>
      <w:del w:id="141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lastRenderedPageBreak/>
          <w:delText>ဝေဟပ္ဖလာ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L3233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广果天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42" w:author="Sukhita" w:date="2026-08-18T15:13:00Z"/>
          <w:rFonts w:asciiTheme="minorBidi" w:hAnsiTheme="minorBidi"/>
          <w:lang w:eastAsia="zh-CN"/>
        </w:rPr>
      </w:pPr>
      <w:del w:id="143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အသညသတ္တာ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L3237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无想有情天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44" w:author="Sukhita" w:date="2026-08-18T15:13:00Z"/>
          <w:rFonts w:asciiTheme="minorBidi" w:hAnsiTheme="minorBidi"/>
          <w:lang w:eastAsia="zh-CN"/>
        </w:rPr>
      </w:pPr>
      <w:del w:id="145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သုဒ္ဓါဝါသာ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L3244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净居天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46" w:author="Sukhita" w:date="2026-08-18T15:13:00Z"/>
          <w:rFonts w:asciiTheme="minorBidi" w:hAnsiTheme="minorBidi"/>
          <w:lang w:eastAsia="zh-CN"/>
        </w:rPr>
      </w:pPr>
      <w:del w:id="147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အဝိဟာ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L3248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无烦天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48" w:author="Sukhita" w:date="2026-08-18T15:13:00Z"/>
          <w:rFonts w:asciiTheme="minorBidi" w:hAnsiTheme="minorBidi"/>
          <w:lang w:eastAsia="zh-CN"/>
        </w:rPr>
      </w:pPr>
      <w:del w:id="149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အတပ္ပာ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L3252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无热天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50" w:author="Sukhita" w:date="2026-08-18T15:13:00Z"/>
          <w:rFonts w:asciiTheme="minorBidi" w:hAnsiTheme="minorBidi"/>
          <w:lang w:eastAsia="zh-CN"/>
        </w:rPr>
      </w:pPr>
      <w:del w:id="151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သုဒဿာ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L3256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善现天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52" w:author="Sukhita" w:date="2026-08-18T15:13:00Z"/>
          <w:rFonts w:asciiTheme="minorBidi" w:hAnsiTheme="minorBidi"/>
          <w:lang w:eastAsia="zh-CN"/>
        </w:rPr>
      </w:pPr>
      <w:del w:id="153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သုဒဿီ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L3260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善见天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54" w:author="Sukhita" w:date="2026-08-18T15:13:00Z"/>
          <w:rFonts w:asciiTheme="minorBidi" w:hAnsiTheme="minorBidi"/>
        </w:rPr>
      </w:pPr>
      <w:del w:id="155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အကိနိဋ္ဌာ</w:delText>
        </w:r>
        <w:r w:rsidRPr="000B4742" w:rsidDel="00E951E7">
          <w:rPr>
            <w:rFonts w:asciiTheme="minorBidi" w:hAnsiTheme="minorBidi"/>
          </w:rPr>
          <w:delText xml:space="preserve"> </w:delText>
        </w:r>
        <w:r w:rsidRPr="000B4742" w:rsidDel="00E951E7">
          <w:rPr>
            <w:rFonts w:asciiTheme="minorBidi" w:hAnsiTheme="minorBidi"/>
          </w:rPr>
          <w:delText>〔</w:delText>
        </w:r>
        <w:r w:rsidRPr="000B4742" w:rsidDel="00E951E7">
          <w:rPr>
            <w:rFonts w:asciiTheme="minorBidi" w:hAnsiTheme="minorBidi"/>
          </w:rPr>
          <w:delText>L3264</w:delText>
        </w:r>
        <w:r w:rsidRPr="000B4742" w:rsidDel="00E951E7">
          <w:rPr>
            <w:rFonts w:asciiTheme="minorBidi" w:hAnsiTheme="minorBidi"/>
          </w:rPr>
          <w:delText>〕</w:delText>
        </w:r>
        <w:r w:rsidRPr="000B4742" w:rsidDel="00E951E7">
          <w:rPr>
            <w:rFonts w:asciiTheme="minorBidi" w:hAnsiTheme="minorBidi"/>
          </w:rPr>
          <w:delText xml:space="preserve"> —— </w:delText>
        </w:r>
        <w:r w:rsidRPr="000B4742" w:rsidDel="00E951E7">
          <w:rPr>
            <w:rFonts w:asciiTheme="minorBidi" w:hAnsiTheme="minorBidi"/>
          </w:rPr>
          <w:delText>色究竟天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56" w:author="Sukhita" w:date="2026-08-18T15:13:00Z"/>
          <w:rFonts w:asciiTheme="minorBidi" w:hAnsiTheme="minorBidi"/>
          <w:lang w:eastAsia="zh-CN"/>
        </w:rPr>
      </w:pPr>
      <w:del w:id="157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ဗြဟ္မာစည်းစိမ်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L3268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梵天之乐</w:delText>
        </w:r>
      </w:del>
    </w:p>
    <w:p w:rsidR="004973C4" w:rsidRPr="000B4742" w:rsidDel="00E951E7" w:rsidRDefault="002A2645">
      <w:pPr>
        <w:pStyle w:val="Compact"/>
        <w:numPr>
          <w:ilvl w:val="3"/>
          <w:numId w:val="10"/>
        </w:numPr>
        <w:rPr>
          <w:del w:id="158" w:author="Sukhita" w:date="2026-08-18T15:13:00Z"/>
          <w:rFonts w:asciiTheme="minorBidi" w:hAnsiTheme="minorBidi"/>
          <w:lang w:eastAsia="zh-CN"/>
        </w:rPr>
      </w:pPr>
      <w:del w:id="159" w:author="Sukhita" w:date="2026-08-18T15:13:00Z">
        <w:r w:rsidRPr="000B4742" w:rsidDel="00E951E7">
          <w:rPr>
            <w:rFonts w:asciiTheme="minorBidi" w:hAnsiTheme="minorBidi"/>
            <w:cs/>
            <w:lang w:bidi="my-MM"/>
          </w:rPr>
          <w:delText>အရူပဗြဟ္မာ့ဘုံ</w:delText>
        </w:r>
        <w:r w:rsidRPr="000B4742" w:rsidDel="00E951E7">
          <w:rPr>
            <w:rFonts w:asciiTheme="minorBidi" w:hAnsiTheme="minorBidi"/>
            <w:lang w:eastAsia="zh-CN"/>
          </w:rPr>
          <w:delText xml:space="preserve"> </w:delText>
        </w:r>
        <w:r w:rsidRPr="000B4742" w:rsidDel="00E951E7">
          <w:rPr>
            <w:rFonts w:asciiTheme="minorBidi" w:hAnsiTheme="minorBidi"/>
            <w:lang w:eastAsia="zh-CN"/>
          </w:rPr>
          <w:delText>〔</w:delText>
        </w:r>
        <w:r w:rsidRPr="000B4742" w:rsidDel="00E951E7">
          <w:rPr>
            <w:rFonts w:asciiTheme="minorBidi" w:hAnsiTheme="minorBidi"/>
            <w:lang w:eastAsia="zh-CN"/>
          </w:rPr>
          <w:delText>L3272</w:delText>
        </w:r>
        <w:r w:rsidRPr="000B4742" w:rsidDel="00E951E7">
          <w:rPr>
            <w:rFonts w:asciiTheme="minorBidi" w:hAnsiTheme="minorBidi"/>
            <w:lang w:eastAsia="zh-CN"/>
          </w:rPr>
          <w:delText>〕</w:delText>
        </w:r>
        <w:r w:rsidRPr="000B4742" w:rsidDel="00E951E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951E7">
          <w:rPr>
            <w:rFonts w:asciiTheme="minorBidi" w:hAnsiTheme="minorBidi"/>
            <w:lang w:eastAsia="zh-CN"/>
          </w:rPr>
          <w:delText>无色梵天界</w:delText>
        </w:r>
      </w:del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ပဋိသန္တိစတုက္ကအဖွင့်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L3278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结生四句</w:t>
      </w:r>
      <w:proofErr w:type="gramEnd"/>
      <w:r w:rsidRPr="000B4742">
        <w:rPr>
          <w:rFonts w:asciiTheme="minorBidi" w:hAnsiTheme="minorBidi"/>
          <w:lang w:eastAsia="zh-CN"/>
        </w:rPr>
        <w:t>之释义</w:t>
      </w:r>
    </w:p>
    <w:p w:rsidR="004973C4" w:rsidRPr="000B4742" w:rsidDel="00EE29E4" w:rsidRDefault="002A2645">
      <w:pPr>
        <w:pStyle w:val="Compact"/>
        <w:numPr>
          <w:ilvl w:val="2"/>
          <w:numId w:val="9"/>
        </w:numPr>
        <w:rPr>
          <w:del w:id="160" w:author="Sukhita" w:date="2026-08-18T15:14:00Z"/>
          <w:rFonts w:asciiTheme="minorBidi" w:hAnsiTheme="minorBidi"/>
          <w:lang w:eastAsia="zh-CN"/>
        </w:rPr>
      </w:pPr>
      <w:del w:id="161" w:author="Sukhita" w:date="2026-08-18T15:14:00Z">
        <w:r w:rsidRPr="000B4742" w:rsidDel="00EE29E4">
          <w:rPr>
            <w:rFonts w:asciiTheme="minorBidi" w:hAnsiTheme="minorBidi"/>
            <w:cs/>
            <w:lang w:bidi="my-MM"/>
          </w:rPr>
          <w:delText>ပဏ္ဍုက်ငါးမျိုး</w:delText>
        </w:r>
        <w:r w:rsidRPr="000B4742" w:rsidDel="00EE29E4">
          <w:rPr>
            <w:rFonts w:asciiTheme="minorBidi" w:hAnsiTheme="minorBidi"/>
            <w:lang w:eastAsia="zh-CN"/>
          </w:rPr>
          <w:delText xml:space="preserve"> </w:delText>
        </w:r>
        <w:r w:rsidRPr="000B4742" w:rsidDel="00EE29E4">
          <w:rPr>
            <w:rFonts w:asciiTheme="minorBidi" w:hAnsiTheme="minorBidi"/>
            <w:lang w:eastAsia="zh-CN"/>
          </w:rPr>
          <w:delText>〔</w:delText>
        </w:r>
        <w:r w:rsidRPr="000B4742" w:rsidDel="00EE29E4">
          <w:rPr>
            <w:rFonts w:asciiTheme="minorBidi" w:hAnsiTheme="minorBidi"/>
            <w:lang w:eastAsia="zh-CN"/>
          </w:rPr>
          <w:delText>L3298</w:delText>
        </w:r>
        <w:r w:rsidRPr="000B4742" w:rsidDel="00EE29E4">
          <w:rPr>
            <w:rFonts w:asciiTheme="minorBidi" w:hAnsiTheme="minorBidi"/>
            <w:lang w:eastAsia="zh-CN"/>
          </w:rPr>
          <w:delText>〕</w:delText>
        </w:r>
        <w:r w:rsidRPr="000B4742" w:rsidDel="00EE29E4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E29E4">
          <w:rPr>
            <w:rFonts w:asciiTheme="minorBidi" w:hAnsiTheme="minorBidi"/>
            <w:lang w:eastAsia="zh-CN"/>
          </w:rPr>
          <w:delText>黄门五类</w:delText>
        </w:r>
      </w:del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အသက်တမ်း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L3320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寿命</w:t>
      </w:r>
    </w:p>
    <w:p w:rsidR="004973C4" w:rsidRPr="000B4742" w:rsidDel="00EE29E4" w:rsidRDefault="002A2645">
      <w:pPr>
        <w:pStyle w:val="Compact"/>
        <w:numPr>
          <w:ilvl w:val="2"/>
          <w:numId w:val="9"/>
        </w:numPr>
        <w:rPr>
          <w:del w:id="162" w:author="Sukhita" w:date="2026-08-18T15:14:00Z"/>
          <w:rFonts w:asciiTheme="minorBidi" w:hAnsiTheme="minorBidi"/>
          <w:lang w:eastAsia="zh-CN"/>
        </w:rPr>
      </w:pPr>
      <w:del w:id="163" w:author="Sukhita" w:date="2026-08-18T15:14:00Z">
        <w:r w:rsidRPr="000B4742" w:rsidDel="00EE29E4">
          <w:rPr>
            <w:rFonts w:asciiTheme="minorBidi" w:hAnsiTheme="minorBidi"/>
            <w:cs/>
            <w:lang w:bidi="my-MM"/>
          </w:rPr>
          <w:delText>နတ်သက်</w:delText>
        </w:r>
        <w:r w:rsidRPr="000B4742" w:rsidDel="00EE29E4">
          <w:rPr>
            <w:rFonts w:asciiTheme="minorBidi" w:hAnsiTheme="minorBidi"/>
            <w:lang w:eastAsia="zh-CN"/>
          </w:rPr>
          <w:delText xml:space="preserve"> </w:delText>
        </w:r>
        <w:r w:rsidRPr="000B4742" w:rsidDel="00EE29E4">
          <w:rPr>
            <w:rFonts w:asciiTheme="minorBidi" w:hAnsiTheme="minorBidi"/>
            <w:lang w:eastAsia="zh-CN"/>
          </w:rPr>
          <w:delText>〔</w:delText>
        </w:r>
        <w:r w:rsidRPr="000B4742" w:rsidDel="00EE29E4">
          <w:rPr>
            <w:rFonts w:asciiTheme="minorBidi" w:hAnsiTheme="minorBidi"/>
            <w:lang w:eastAsia="zh-CN"/>
          </w:rPr>
          <w:delText>L3334</w:delText>
        </w:r>
        <w:r w:rsidRPr="000B4742" w:rsidDel="00EE29E4">
          <w:rPr>
            <w:rFonts w:asciiTheme="minorBidi" w:hAnsiTheme="minorBidi"/>
            <w:lang w:eastAsia="zh-CN"/>
          </w:rPr>
          <w:delText>〕</w:delText>
        </w:r>
        <w:r w:rsidRPr="000B4742" w:rsidDel="00EE29E4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E29E4">
          <w:rPr>
            <w:rFonts w:asciiTheme="minorBidi" w:hAnsiTheme="minorBidi"/>
            <w:lang w:eastAsia="zh-CN"/>
          </w:rPr>
          <w:delText>天寿</w:delText>
        </w:r>
      </w:del>
    </w:p>
    <w:p w:rsidR="004973C4" w:rsidRPr="000B4742" w:rsidDel="00EE29E4" w:rsidRDefault="002A2645">
      <w:pPr>
        <w:pStyle w:val="Compact"/>
        <w:numPr>
          <w:ilvl w:val="2"/>
          <w:numId w:val="9"/>
        </w:numPr>
        <w:rPr>
          <w:del w:id="164" w:author="Sukhita" w:date="2026-08-18T15:14:00Z"/>
          <w:rFonts w:asciiTheme="minorBidi" w:hAnsiTheme="minorBidi"/>
          <w:lang w:eastAsia="zh-CN"/>
        </w:rPr>
      </w:pPr>
      <w:del w:id="165" w:author="Sukhita" w:date="2026-08-18T15:14:00Z">
        <w:r w:rsidRPr="000B4742" w:rsidDel="00EE29E4">
          <w:rPr>
            <w:rFonts w:asciiTheme="minorBidi" w:hAnsiTheme="minorBidi"/>
            <w:cs/>
            <w:lang w:bidi="my-MM"/>
          </w:rPr>
          <w:delText>ဈာန်ဝိပါက်၏</w:delText>
        </w:r>
        <w:r w:rsidRPr="000B4742" w:rsidDel="00EE29E4">
          <w:rPr>
            <w:rFonts w:asciiTheme="minorBidi" w:hAnsiTheme="minorBidi"/>
            <w:lang w:eastAsia="zh-CN"/>
          </w:rPr>
          <w:delText xml:space="preserve"> </w:delText>
        </w:r>
        <w:r w:rsidRPr="000B4742" w:rsidDel="00EE29E4">
          <w:rPr>
            <w:rFonts w:asciiTheme="minorBidi" w:hAnsiTheme="minorBidi"/>
            <w:cs/>
            <w:lang w:bidi="my-MM"/>
          </w:rPr>
          <w:delText>ဖြစ်ရာဘုံ</w:delText>
        </w:r>
        <w:r w:rsidRPr="000B4742" w:rsidDel="00EE29E4">
          <w:rPr>
            <w:rFonts w:asciiTheme="minorBidi" w:hAnsiTheme="minorBidi"/>
            <w:lang w:eastAsia="zh-CN"/>
          </w:rPr>
          <w:delText xml:space="preserve"> </w:delText>
        </w:r>
        <w:r w:rsidRPr="000B4742" w:rsidDel="00EE29E4">
          <w:rPr>
            <w:rFonts w:asciiTheme="minorBidi" w:hAnsiTheme="minorBidi"/>
            <w:lang w:eastAsia="zh-CN"/>
          </w:rPr>
          <w:delText>〔</w:delText>
        </w:r>
        <w:r w:rsidRPr="000B4742" w:rsidDel="00EE29E4">
          <w:rPr>
            <w:rFonts w:asciiTheme="minorBidi" w:hAnsiTheme="minorBidi"/>
            <w:lang w:eastAsia="zh-CN"/>
          </w:rPr>
          <w:delText>L3356</w:delText>
        </w:r>
        <w:r w:rsidRPr="000B4742" w:rsidDel="00EE29E4">
          <w:rPr>
            <w:rFonts w:asciiTheme="minorBidi" w:hAnsiTheme="minorBidi"/>
            <w:lang w:eastAsia="zh-CN"/>
          </w:rPr>
          <w:delText>〕</w:delText>
        </w:r>
        <w:r w:rsidRPr="000B4742" w:rsidDel="00EE29E4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E29E4">
          <w:rPr>
            <w:rFonts w:asciiTheme="minorBidi" w:hAnsiTheme="minorBidi"/>
            <w:lang w:eastAsia="zh-CN"/>
          </w:rPr>
          <w:delText>禅异熟之生起地</w:delText>
        </w:r>
      </w:del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ဈာန်ဝိပါက်၏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ဖြစ်ရာဘုံ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L3362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禅异熟</w:t>
      </w:r>
      <w:proofErr w:type="gramEnd"/>
      <w:r w:rsidRPr="000B4742">
        <w:rPr>
          <w:rFonts w:asciiTheme="minorBidi" w:hAnsiTheme="minorBidi"/>
          <w:lang w:eastAsia="zh-CN"/>
        </w:rPr>
        <w:t>之生起地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ဗြဟ္မာတို့၏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အသက်တမ်း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L3372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梵</w:t>
      </w:r>
      <w:proofErr w:type="gramEnd"/>
      <w:r w:rsidRPr="000B4742">
        <w:rPr>
          <w:rFonts w:asciiTheme="minorBidi" w:hAnsiTheme="minorBidi"/>
          <w:lang w:eastAsia="zh-CN"/>
        </w:rPr>
        <w:t>天之寿命</w:t>
      </w:r>
    </w:p>
    <w:p w:rsidR="004973C4" w:rsidRPr="000B4742" w:rsidDel="00E142CB" w:rsidRDefault="002A2645">
      <w:pPr>
        <w:pStyle w:val="Compact"/>
        <w:numPr>
          <w:ilvl w:val="2"/>
          <w:numId w:val="9"/>
        </w:numPr>
        <w:rPr>
          <w:del w:id="166" w:author="Sukhita" w:date="2026-08-18T15:15:00Z"/>
          <w:rFonts w:asciiTheme="minorBidi" w:hAnsiTheme="minorBidi"/>
          <w:lang w:eastAsia="zh-CN"/>
        </w:rPr>
      </w:pPr>
      <w:del w:id="167" w:author="Sukhita" w:date="2026-08-18T15:15:00Z">
        <w:r w:rsidRPr="000B4742" w:rsidDel="00E142CB">
          <w:rPr>
            <w:rFonts w:asciiTheme="minorBidi" w:hAnsiTheme="minorBidi"/>
            <w:cs/>
            <w:lang w:bidi="my-MM"/>
          </w:rPr>
          <w:delText>ကပ်အပြား</w:delText>
        </w:r>
        <w:r w:rsidRPr="000B4742" w:rsidDel="00E142CB">
          <w:rPr>
            <w:rFonts w:asciiTheme="minorBidi" w:hAnsiTheme="minorBidi"/>
            <w:lang w:eastAsia="zh-CN"/>
          </w:rPr>
          <w:delText xml:space="preserve"> </w:delText>
        </w:r>
        <w:r w:rsidRPr="000B4742" w:rsidDel="00E142CB">
          <w:rPr>
            <w:rFonts w:asciiTheme="minorBidi" w:hAnsiTheme="minorBidi"/>
            <w:lang w:eastAsia="zh-CN"/>
          </w:rPr>
          <w:delText>〔</w:delText>
        </w:r>
        <w:r w:rsidRPr="000B4742" w:rsidDel="00E142CB">
          <w:rPr>
            <w:rFonts w:asciiTheme="minorBidi" w:hAnsiTheme="minorBidi"/>
            <w:lang w:eastAsia="zh-CN"/>
          </w:rPr>
          <w:delText>L3376</w:delText>
        </w:r>
        <w:r w:rsidRPr="000B4742" w:rsidDel="00E142CB">
          <w:rPr>
            <w:rFonts w:asciiTheme="minorBidi" w:hAnsiTheme="minorBidi"/>
            <w:lang w:eastAsia="zh-CN"/>
          </w:rPr>
          <w:delText>〕</w:delText>
        </w:r>
        <w:r w:rsidRPr="000B4742" w:rsidDel="00E142CB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142CB">
          <w:rPr>
            <w:rFonts w:asciiTheme="minorBidi" w:hAnsiTheme="minorBidi"/>
            <w:lang w:eastAsia="zh-CN"/>
          </w:rPr>
          <w:delText>诸劫之别</w:delText>
        </w:r>
      </w:del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</w:rPr>
      </w:pPr>
      <w:r w:rsidRPr="000B4742">
        <w:rPr>
          <w:rFonts w:asciiTheme="minorBidi" w:hAnsiTheme="minorBidi"/>
          <w:cs/>
          <w:lang w:bidi="my-MM"/>
        </w:rPr>
        <w:t>တစ်ဘဝ၌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တူမြဲ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</w:rPr>
        <w:t>〔</w:t>
      </w:r>
      <w:r w:rsidRPr="000B4742">
        <w:rPr>
          <w:rFonts w:asciiTheme="minorBidi" w:hAnsiTheme="minorBidi"/>
        </w:rPr>
        <w:t>L3475</w:t>
      </w:r>
      <w:r w:rsidRPr="000B4742">
        <w:rPr>
          <w:rFonts w:asciiTheme="minorBidi" w:hAnsiTheme="minorBidi"/>
        </w:rPr>
        <w:t>〕</w:t>
      </w:r>
      <w:r w:rsidRPr="000B4742">
        <w:rPr>
          <w:rFonts w:asciiTheme="minorBidi" w:hAnsiTheme="minorBidi"/>
        </w:rPr>
        <w:t xml:space="preserve"> —— </w:t>
      </w:r>
      <w:r w:rsidRPr="000B4742">
        <w:rPr>
          <w:rFonts w:asciiTheme="minorBidi" w:hAnsiTheme="minorBidi"/>
        </w:rPr>
        <w:t>一生中之恒同</w:t>
      </w:r>
    </w:p>
    <w:p w:rsidR="004973C4" w:rsidRPr="000B4742" w:rsidDel="00E142CB" w:rsidRDefault="002A2645">
      <w:pPr>
        <w:pStyle w:val="Compact"/>
        <w:numPr>
          <w:ilvl w:val="2"/>
          <w:numId w:val="9"/>
        </w:numPr>
        <w:rPr>
          <w:del w:id="168" w:author="Sukhita" w:date="2026-08-18T15:15:00Z"/>
          <w:rFonts w:asciiTheme="minorBidi" w:hAnsiTheme="minorBidi"/>
          <w:lang w:eastAsia="zh-CN"/>
        </w:rPr>
      </w:pPr>
      <w:del w:id="169" w:author="Sukhita" w:date="2026-08-18T15:15:00Z">
        <w:r w:rsidRPr="000B4742" w:rsidDel="00E142CB">
          <w:rPr>
            <w:rFonts w:asciiTheme="minorBidi" w:hAnsiTheme="minorBidi"/>
            <w:b/>
            <w:bCs/>
            <w:cs/>
            <w:lang w:bidi="my-MM"/>
          </w:rPr>
          <w:delText>ဝိညာဏဌိတိ</w:delText>
        </w:r>
        <w:r w:rsidRPr="000B4742" w:rsidDel="00E142CB">
          <w:rPr>
            <w:rFonts w:asciiTheme="minorBidi" w:hAnsiTheme="minorBidi"/>
            <w:lang w:eastAsia="zh-CN"/>
          </w:rPr>
          <w:delText xml:space="preserve">, </w:delText>
        </w:r>
        <w:r w:rsidRPr="000B4742" w:rsidDel="00E142CB">
          <w:rPr>
            <w:rFonts w:asciiTheme="minorBidi" w:hAnsiTheme="minorBidi"/>
            <w:b/>
            <w:bCs/>
            <w:cs/>
            <w:lang w:bidi="my-MM"/>
          </w:rPr>
          <w:delText>သတ္တာဝါသ</w:delText>
        </w:r>
        <w:r w:rsidRPr="000B4742" w:rsidDel="00E142CB">
          <w:rPr>
            <w:rFonts w:asciiTheme="minorBidi" w:hAnsiTheme="minorBidi"/>
            <w:lang w:eastAsia="zh-CN"/>
          </w:rPr>
          <w:delText xml:space="preserve"> </w:delText>
        </w:r>
        <w:r w:rsidRPr="000B4742" w:rsidDel="00E142CB">
          <w:rPr>
            <w:rFonts w:asciiTheme="minorBidi" w:hAnsiTheme="minorBidi"/>
            <w:lang w:eastAsia="zh-CN"/>
          </w:rPr>
          <w:delText>〔</w:delText>
        </w:r>
        <w:r w:rsidRPr="000B4742" w:rsidDel="00E142CB">
          <w:rPr>
            <w:rFonts w:asciiTheme="minorBidi" w:hAnsiTheme="minorBidi"/>
            <w:lang w:eastAsia="zh-CN"/>
          </w:rPr>
          <w:delText>L3485</w:delText>
        </w:r>
        <w:r w:rsidRPr="000B4742" w:rsidDel="00E142CB">
          <w:rPr>
            <w:rFonts w:asciiTheme="minorBidi" w:hAnsiTheme="minorBidi"/>
            <w:lang w:eastAsia="zh-CN"/>
          </w:rPr>
          <w:delText>〕</w:delText>
        </w:r>
        <w:r w:rsidRPr="000B4742" w:rsidDel="00E142CB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E142CB">
          <w:rPr>
            <w:rFonts w:asciiTheme="minorBidi" w:hAnsiTheme="minorBidi"/>
            <w:lang w:eastAsia="zh-CN"/>
          </w:rPr>
          <w:delText>识住、有情居</w:delText>
        </w:r>
      </w:del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ကမ္မစတုက္က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L3511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业四句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</w:rPr>
      </w:pPr>
      <w:r w:rsidRPr="000B4742">
        <w:rPr>
          <w:rFonts w:asciiTheme="minorBidi" w:hAnsiTheme="minorBidi"/>
          <w:cs/>
          <w:lang w:bidi="my-MM"/>
        </w:rPr>
        <w:t>ပါကဒါနပရိယာယစတုက္က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</w:rPr>
        <w:t>〔</w:t>
      </w:r>
      <w:r w:rsidRPr="000B4742">
        <w:rPr>
          <w:rFonts w:asciiTheme="minorBidi" w:hAnsiTheme="minorBidi"/>
        </w:rPr>
        <w:t>L3557</w:t>
      </w:r>
      <w:r w:rsidRPr="000B4742">
        <w:rPr>
          <w:rFonts w:asciiTheme="minorBidi" w:hAnsiTheme="minorBidi"/>
        </w:rPr>
        <w:t>〕</w:t>
      </w:r>
      <w:r w:rsidRPr="000B4742">
        <w:rPr>
          <w:rFonts w:asciiTheme="minorBidi" w:hAnsiTheme="minorBidi"/>
        </w:rPr>
        <w:t xml:space="preserve"> —— </w:t>
      </w:r>
      <w:proofErr w:type="spellStart"/>
      <w:r w:rsidRPr="000B4742">
        <w:rPr>
          <w:rFonts w:asciiTheme="minorBidi" w:hAnsiTheme="minorBidi"/>
        </w:rPr>
        <w:t>与果次第四句</w:t>
      </w:r>
      <w:proofErr w:type="spellEnd"/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ပါပကာလစတုက္က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L3599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作业时四句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ပါကဋ္ဌာနကံ</w:t>
      </w:r>
      <w:r w:rsidRPr="000B4742">
        <w:rPr>
          <w:rFonts w:asciiTheme="minorBidi" w:hAnsiTheme="minorBidi"/>
          <w:lang w:eastAsia="zh-CN"/>
        </w:rPr>
        <w:t xml:space="preserve"> (</w:t>
      </w:r>
      <w:r w:rsidRPr="000B4742">
        <w:rPr>
          <w:rFonts w:asciiTheme="minorBidi" w:hAnsiTheme="minorBidi"/>
          <w:cs/>
          <w:lang w:bidi="my-MM"/>
        </w:rPr>
        <w:t>၄</w:t>
      </w:r>
      <w:r w:rsidRPr="000B4742">
        <w:rPr>
          <w:rFonts w:asciiTheme="minorBidi" w:hAnsiTheme="minorBidi"/>
          <w:lang w:eastAsia="zh-CN"/>
        </w:rPr>
        <w:t xml:space="preserve">) </w:t>
      </w:r>
      <w:r w:rsidRPr="000B4742">
        <w:rPr>
          <w:rFonts w:asciiTheme="minorBidi" w:hAnsiTheme="minorBidi"/>
          <w:cs/>
          <w:lang w:bidi="my-MM"/>
        </w:rPr>
        <w:t>ပါး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L3673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异熟处业</w:t>
      </w:r>
      <w:proofErr w:type="gramEnd"/>
      <w:r w:rsidRPr="000B4742">
        <w:rPr>
          <w:rFonts w:asciiTheme="minorBidi" w:hAnsiTheme="minorBidi"/>
          <w:lang w:eastAsia="zh-CN"/>
        </w:rPr>
        <w:t>（四）种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ဝစီကံလေးပါး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L3830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语业四种</w:t>
      </w:r>
      <w:proofErr w:type="gramEnd"/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မနောကံသုံးပါး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L3878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意业三种</w:t>
      </w:r>
      <w:proofErr w:type="gramEnd"/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lastRenderedPageBreak/>
        <w:t>ဒုစရိုက်အကြောင်းရင်း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L3932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恶行之根源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ကာမကုသိုလ်ကံအပြား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L3950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欲界善业</w:t>
      </w:r>
      <w:proofErr w:type="gramEnd"/>
      <w:r w:rsidRPr="000B4742">
        <w:rPr>
          <w:rFonts w:asciiTheme="minorBidi" w:hAnsiTheme="minorBidi"/>
          <w:lang w:eastAsia="zh-CN"/>
        </w:rPr>
        <w:t>之分别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အကုသိုလ်ကံ၏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အကျိုးပေးရာ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L4042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不善业之</w:t>
      </w:r>
      <w:proofErr w:type="gramStart"/>
      <w:r w:rsidRPr="000B4742">
        <w:rPr>
          <w:rFonts w:asciiTheme="minorBidi" w:hAnsiTheme="minorBidi"/>
          <w:lang w:eastAsia="zh-CN"/>
        </w:rPr>
        <w:t>异熟处</w:t>
      </w:r>
      <w:proofErr w:type="gramEnd"/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ကာမကုသိုလ်၏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အကျိုးပေးရာ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L4064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欲界善业</w:t>
      </w:r>
      <w:proofErr w:type="gramEnd"/>
      <w:r w:rsidRPr="000B4742">
        <w:rPr>
          <w:rFonts w:asciiTheme="minorBidi" w:hAnsiTheme="minorBidi"/>
          <w:lang w:eastAsia="zh-CN"/>
        </w:rPr>
        <w:t>之</w:t>
      </w:r>
      <w:proofErr w:type="gramStart"/>
      <w:r w:rsidRPr="000B4742">
        <w:rPr>
          <w:rFonts w:asciiTheme="minorBidi" w:hAnsiTheme="minorBidi"/>
          <w:lang w:eastAsia="zh-CN"/>
        </w:rPr>
        <w:t>异熟处</w:t>
      </w:r>
      <w:proofErr w:type="gramEnd"/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ရူပကုသိုလ်၏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အကျိုးပေးရာ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L4090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色界善业</w:t>
      </w:r>
      <w:proofErr w:type="gramEnd"/>
      <w:r w:rsidRPr="000B4742">
        <w:rPr>
          <w:rFonts w:asciiTheme="minorBidi" w:hAnsiTheme="minorBidi"/>
          <w:lang w:eastAsia="zh-CN"/>
        </w:rPr>
        <w:t>之</w:t>
      </w:r>
      <w:proofErr w:type="gramStart"/>
      <w:r w:rsidRPr="000B4742">
        <w:rPr>
          <w:rFonts w:asciiTheme="minorBidi" w:hAnsiTheme="minorBidi"/>
          <w:lang w:eastAsia="zh-CN"/>
        </w:rPr>
        <w:t>异熟处</w:t>
      </w:r>
      <w:proofErr w:type="gramEnd"/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</w:rPr>
      </w:pPr>
      <w:r w:rsidRPr="000B4742">
        <w:rPr>
          <w:rFonts w:asciiTheme="minorBidi" w:hAnsiTheme="minorBidi"/>
          <w:cs/>
          <w:lang w:bidi="my-MM"/>
        </w:rPr>
        <w:t>မရဏုပ္ပတ္တိ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စတုက္က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</w:rPr>
        <w:t>〔</w:t>
      </w:r>
      <w:r w:rsidRPr="000B4742">
        <w:rPr>
          <w:rFonts w:asciiTheme="minorBidi" w:hAnsiTheme="minorBidi"/>
        </w:rPr>
        <w:t>L4130</w:t>
      </w:r>
      <w:r w:rsidRPr="000B4742">
        <w:rPr>
          <w:rFonts w:asciiTheme="minorBidi" w:hAnsiTheme="minorBidi"/>
        </w:rPr>
        <w:t>〕</w:t>
      </w:r>
      <w:r w:rsidRPr="000B4742">
        <w:rPr>
          <w:rFonts w:asciiTheme="minorBidi" w:hAnsiTheme="minorBidi"/>
        </w:rPr>
        <w:t xml:space="preserve"> —— </w:t>
      </w:r>
      <w:r w:rsidRPr="000B4742">
        <w:rPr>
          <w:rFonts w:asciiTheme="minorBidi" w:hAnsiTheme="minorBidi"/>
        </w:rPr>
        <w:t>死生四句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သေခါနီး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နိမိတ်ထင်ပုံ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L4168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临终之相显现情形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သေခါနီးစိတ်အစဉ်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L4198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临终心之次第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မရဏာသန္နဝီထိနှင့်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ပဋိသန္ဓေစိတ်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L4238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临死心路与结生心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ကာမပဋိသန္ဓေ၏အာရုံ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L4284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欲</w:t>
      </w:r>
      <w:proofErr w:type="gramStart"/>
      <w:r w:rsidRPr="000B4742">
        <w:rPr>
          <w:rFonts w:asciiTheme="minorBidi" w:hAnsiTheme="minorBidi"/>
          <w:lang w:eastAsia="zh-CN"/>
        </w:rPr>
        <w:t>界结生</w:t>
      </w:r>
      <w:proofErr w:type="gramEnd"/>
      <w:r w:rsidRPr="000B4742">
        <w:rPr>
          <w:rFonts w:asciiTheme="minorBidi" w:hAnsiTheme="minorBidi"/>
          <w:lang w:eastAsia="zh-CN"/>
        </w:rPr>
        <w:t>之所缘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ရူပါရူပပဋိသန္ဓေ၏အာရုံ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L4314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色、</w:t>
      </w:r>
      <w:proofErr w:type="gramStart"/>
      <w:r w:rsidRPr="000B4742">
        <w:rPr>
          <w:rFonts w:asciiTheme="minorBidi" w:hAnsiTheme="minorBidi"/>
          <w:lang w:eastAsia="zh-CN"/>
        </w:rPr>
        <w:t>无色结生之</w:t>
      </w:r>
      <w:proofErr w:type="gramEnd"/>
      <w:r w:rsidRPr="000B4742">
        <w:rPr>
          <w:rFonts w:asciiTheme="minorBidi" w:hAnsiTheme="minorBidi"/>
          <w:lang w:eastAsia="zh-CN"/>
        </w:rPr>
        <w:t>所缘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စုတိနောက်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ပဋိသန္ဓေဖြစ်ပုံ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L4324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死心之后结生生起之情形</w:t>
      </w:r>
    </w:p>
    <w:p w:rsidR="004973C4" w:rsidRDefault="002A2645">
      <w:pPr>
        <w:pStyle w:val="Compact"/>
        <w:numPr>
          <w:ilvl w:val="2"/>
          <w:numId w:val="9"/>
        </w:numPr>
        <w:rPr>
          <w:ins w:id="170" w:author="Sukhita" w:date="2026-08-18T15:19:00Z"/>
          <w:rFonts w:asciiTheme="minorBidi" w:hAnsiTheme="minorBidi" w:hint="eastAsia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နိဂုံးဂါထာများ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L4352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结语</w:t>
      </w:r>
      <w:proofErr w:type="gramStart"/>
      <w:r w:rsidRPr="000B4742">
        <w:rPr>
          <w:rFonts w:asciiTheme="minorBidi" w:hAnsiTheme="minorBidi"/>
          <w:lang w:eastAsia="zh-CN"/>
        </w:rPr>
        <w:t>偈</w:t>
      </w:r>
      <w:proofErr w:type="gramEnd"/>
      <w:r w:rsidRPr="000B4742">
        <w:rPr>
          <w:rFonts w:asciiTheme="minorBidi" w:hAnsiTheme="minorBidi"/>
          <w:lang w:eastAsia="zh-CN"/>
        </w:rPr>
        <w:t>诸种</w:t>
      </w:r>
    </w:p>
    <w:p w:rsidR="00456CCB" w:rsidRPr="000B4742" w:rsidRDefault="00333CAB" w:rsidP="00456CCB">
      <w:pPr>
        <w:pStyle w:val="Compact"/>
        <w:numPr>
          <w:ilvl w:val="1"/>
          <w:numId w:val="9"/>
        </w:numPr>
        <w:rPr>
          <w:ins w:id="171" w:author="Sukhita" w:date="2026-08-18T15:19:00Z"/>
          <w:rFonts w:asciiTheme="minorBidi" w:hAnsiTheme="minorBidi"/>
          <w:lang w:eastAsia="zh-CN"/>
        </w:rPr>
      </w:pPr>
      <w:ins w:id="172" w:author="Sukhita" w:date="2026-08-18T15:21:00Z">
        <w:r w:rsidRPr="000B4742">
          <w:rPr>
            <w:rFonts w:asciiTheme="minorBidi" w:hAnsiTheme="minorBidi"/>
            <w:cs/>
            <w:lang w:bidi="my-MM"/>
          </w:rPr>
          <w:t>ရုပ်</w:t>
        </w:r>
      </w:ins>
      <w:ins w:id="173" w:author="Sukhita" w:date="2026-08-18T15:19:00Z">
        <w:r w:rsidR="00456CCB" w:rsidRPr="000B4742">
          <w:rPr>
            <w:rFonts w:asciiTheme="minorBidi" w:hAnsiTheme="minorBidi"/>
            <w:cs/>
            <w:lang w:bidi="my-MM"/>
          </w:rPr>
          <w:t>ပိုင်းဘာသာဋီကာ</w:t>
        </w:r>
        <w:r w:rsidR="00456CCB" w:rsidRPr="000B4742">
          <w:rPr>
            <w:rFonts w:asciiTheme="minorBidi" w:hAnsiTheme="minorBidi"/>
            <w:lang w:eastAsia="zh-CN"/>
          </w:rPr>
          <w:t xml:space="preserve"> </w:t>
        </w:r>
        <w:r w:rsidR="00456CCB" w:rsidRPr="000B4742">
          <w:rPr>
            <w:rFonts w:asciiTheme="minorBidi" w:hAnsiTheme="minorBidi"/>
            <w:lang w:eastAsia="zh-CN"/>
          </w:rPr>
          <w:t>〔</w:t>
        </w:r>
        <w:r w:rsidR="00456CCB" w:rsidRPr="000B4742">
          <w:rPr>
            <w:rFonts w:asciiTheme="minorBidi" w:hAnsiTheme="minorBidi"/>
            <w:lang w:eastAsia="zh-CN"/>
          </w:rPr>
          <w:t>L3003</w:t>
        </w:r>
        <w:r w:rsidR="00456CCB" w:rsidRPr="000B4742">
          <w:rPr>
            <w:rFonts w:asciiTheme="minorBidi" w:hAnsiTheme="minorBidi"/>
            <w:lang w:eastAsia="zh-CN"/>
          </w:rPr>
          <w:t>〕</w:t>
        </w:r>
        <w:r w:rsidR="00456CCB" w:rsidRPr="000B4742">
          <w:rPr>
            <w:rFonts w:asciiTheme="minorBidi" w:hAnsiTheme="minorBidi"/>
            <w:lang w:eastAsia="zh-CN"/>
          </w:rPr>
          <w:t xml:space="preserve"> —— </w:t>
        </w:r>
      </w:ins>
      <w:ins w:id="174" w:author="Sukhita" w:date="2026-08-18T15:21:00Z">
        <w:r w:rsidR="008A71B8">
          <w:rPr>
            <w:rFonts w:asciiTheme="minorBidi" w:hAnsiTheme="minorBidi"/>
            <w:lang w:eastAsia="zh-CN"/>
          </w:rPr>
          <w:t>色</w:t>
        </w:r>
      </w:ins>
      <w:ins w:id="175" w:author="Sukhita" w:date="2026-08-18T15:19:00Z">
        <w:r w:rsidR="00456CCB" w:rsidRPr="000B4742">
          <w:rPr>
            <w:rFonts w:asciiTheme="minorBidi" w:hAnsiTheme="minorBidi"/>
            <w:lang w:eastAsia="zh-CN"/>
          </w:rPr>
          <w:t>篇</w:t>
        </w:r>
        <w:r w:rsidR="00456CCB" w:rsidRPr="000B4742">
          <w:rPr>
            <w:rFonts w:asciiTheme="minorBidi" w:hAnsiTheme="minorBidi"/>
            <w:lang w:eastAsia="zh-CN"/>
          </w:rPr>
          <w:t>·</w:t>
        </w:r>
        <w:r w:rsidR="00456CCB" w:rsidRPr="000B4742">
          <w:rPr>
            <w:rFonts w:asciiTheme="minorBidi" w:hAnsiTheme="minorBidi"/>
            <w:lang w:eastAsia="zh-CN"/>
          </w:rPr>
          <w:t>缅语疏</w:t>
        </w:r>
      </w:ins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ရူပသမုဒ္ဒေသ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L4366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色总说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နပုံးပဏ္ဍုက်</w:t>
      </w:r>
      <w:r w:rsidRPr="000B4742">
        <w:rPr>
          <w:rFonts w:asciiTheme="minorBidi" w:hAnsiTheme="minorBidi"/>
          <w:lang w:eastAsia="zh-CN"/>
        </w:rPr>
        <w:t xml:space="preserve">, </w:t>
      </w:r>
      <w:r w:rsidRPr="000B4742">
        <w:rPr>
          <w:rFonts w:asciiTheme="minorBidi" w:hAnsiTheme="minorBidi"/>
          <w:cs/>
          <w:lang w:bidi="my-MM"/>
        </w:rPr>
        <w:t>ဥဘတောဗျဉ်း</w:t>
      </w:r>
      <w:r w:rsidRPr="000B4742">
        <w:rPr>
          <w:rFonts w:asciiTheme="minorBidi" w:hAnsiTheme="minorBidi"/>
          <w:lang w:eastAsia="zh-CN"/>
        </w:rPr>
        <w:t xml:space="preserve">, </w:t>
      </w:r>
      <w:r w:rsidRPr="000B4742">
        <w:rPr>
          <w:rFonts w:asciiTheme="minorBidi" w:hAnsiTheme="minorBidi"/>
          <w:cs/>
          <w:lang w:bidi="my-MM"/>
        </w:rPr>
        <w:t>လိန်ပြန်ပုံ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L4536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黄门、二形、变性之情形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ရူပဝိဘာဂအဖွင့်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L4707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色分别之释义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ရူပသမုဋ္ဌာနအဖွင့်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L4856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色生起因</w:t>
      </w:r>
      <w:proofErr w:type="gramEnd"/>
      <w:r w:rsidRPr="000B4742">
        <w:rPr>
          <w:rFonts w:asciiTheme="minorBidi" w:hAnsiTheme="minorBidi"/>
          <w:lang w:eastAsia="zh-CN"/>
        </w:rPr>
        <w:t>之释义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ကံက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ရုပ်ကို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ဖြစ်စေပုံ၊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L4872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业令色</w:t>
      </w:r>
      <w:proofErr w:type="gramEnd"/>
      <w:r w:rsidRPr="000B4742">
        <w:rPr>
          <w:rFonts w:asciiTheme="minorBidi" w:hAnsiTheme="minorBidi"/>
          <w:lang w:eastAsia="zh-CN"/>
        </w:rPr>
        <w:t>生起之情形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ရူပကလာပအဖွင့်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L5024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色聚之释义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ရူပပဝတ္တိက္ကမအဖွင့်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L5086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色转起次第之释义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</w:rPr>
      </w:pPr>
      <w:r w:rsidRPr="000B4742">
        <w:rPr>
          <w:rFonts w:asciiTheme="minorBidi" w:hAnsiTheme="minorBidi"/>
          <w:cs/>
          <w:lang w:bidi="my-MM"/>
        </w:rPr>
        <w:t>မီးလျှံ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မြစ်ရေ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ဥပမာ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</w:rPr>
        <w:t>〔</w:t>
      </w:r>
      <w:r w:rsidRPr="000B4742">
        <w:rPr>
          <w:rFonts w:asciiTheme="minorBidi" w:hAnsiTheme="minorBidi"/>
        </w:rPr>
        <w:t>L5190</w:t>
      </w:r>
      <w:r w:rsidRPr="000B4742">
        <w:rPr>
          <w:rFonts w:asciiTheme="minorBidi" w:hAnsiTheme="minorBidi"/>
        </w:rPr>
        <w:t>〕</w:t>
      </w:r>
      <w:r w:rsidRPr="000B4742">
        <w:rPr>
          <w:rFonts w:asciiTheme="minorBidi" w:hAnsiTheme="minorBidi"/>
        </w:rPr>
        <w:t xml:space="preserve"> —— </w:t>
      </w:r>
      <w:r w:rsidRPr="000B4742">
        <w:rPr>
          <w:rFonts w:asciiTheme="minorBidi" w:hAnsiTheme="minorBidi"/>
        </w:rPr>
        <w:t>火炎、河水之譬喻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ရုပ်တို့၏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ချုပ်စဉ်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L5225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色法之灭次第</w:t>
      </w:r>
    </w:p>
    <w:p w:rsidR="004973C4" w:rsidRPr="000B4742" w:rsidRDefault="002A2645">
      <w:pPr>
        <w:pStyle w:val="Compact"/>
        <w:numPr>
          <w:ilvl w:val="2"/>
          <w:numId w:val="9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နိဗ္ဗာန်အဖွင့်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L5271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涅槃之释义</w:t>
      </w:r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lastRenderedPageBreak/>
        <w:t>သမုစ္စည်းပိုင်းဘာသာဋီကာ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L5316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总摄篇</w:t>
      </w:r>
      <w:r w:rsidRPr="000B4742">
        <w:rPr>
          <w:rFonts w:asciiTheme="minorBidi" w:hAnsiTheme="minorBidi"/>
          <w:lang w:eastAsia="zh-CN"/>
        </w:rPr>
        <w:t>·</w:t>
      </w:r>
      <w:r w:rsidRPr="000B4742">
        <w:rPr>
          <w:rFonts w:asciiTheme="minorBidi" w:hAnsiTheme="minorBidi"/>
          <w:lang w:eastAsia="zh-CN"/>
        </w:rPr>
        <w:t>缅语疏</w:t>
      </w:r>
    </w:p>
    <w:p w:rsidR="004973C4" w:rsidRPr="000B4742" w:rsidRDefault="002A2645">
      <w:pPr>
        <w:pStyle w:val="Compact"/>
        <w:numPr>
          <w:ilvl w:val="2"/>
          <w:numId w:val="11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အကုသလသင်္ဂဟ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L5328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不善之总摄</w:t>
      </w:r>
    </w:p>
    <w:p w:rsidR="004973C4" w:rsidDel="00DF0E1F" w:rsidRDefault="002A2645">
      <w:pPr>
        <w:pStyle w:val="Compact"/>
        <w:numPr>
          <w:ilvl w:val="2"/>
          <w:numId w:val="11"/>
        </w:numPr>
        <w:rPr>
          <w:del w:id="176" w:author="Sukhita" w:date="2026-08-18T15:25:00Z"/>
          <w:rFonts w:asciiTheme="minorBidi" w:hAnsiTheme="minorBidi" w:hint="eastAsia"/>
          <w:lang w:eastAsia="zh-CN"/>
        </w:rPr>
      </w:pPr>
      <w:del w:id="177" w:author="Sukhita" w:date="2026-08-18T15:25:00Z">
        <w:r w:rsidRPr="000B4742" w:rsidDel="00DF0E1F">
          <w:rPr>
            <w:rFonts w:asciiTheme="minorBidi" w:hAnsiTheme="minorBidi"/>
            <w:cs/>
            <w:lang w:bidi="my-MM"/>
          </w:rPr>
          <w:delText>ဒုကမာတိကာအဖွင့်။</w:delText>
        </w:r>
        <w:r w:rsidRPr="000B4742" w:rsidDel="00DF0E1F">
          <w:rPr>
            <w:rFonts w:asciiTheme="minorBidi" w:hAnsiTheme="minorBidi"/>
            <w:lang w:eastAsia="zh-CN"/>
          </w:rPr>
          <w:delText xml:space="preserve"> </w:delText>
        </w:r>
        <w:r w:rsidRPr="000B4742" w:rsidDel="00DF0E1F">
          <w:rPr>
            <w:rFonts w:asciiTheme="minorBidi" w:hAnsiTheme="minorBidi"/>
            <w:lang w:eastAsia="zh-CN"/>
          </w:rPr>
          <w:delText>〔</w:delText>
        </w:r>
        <w:r w:rsidRPr="000B4742" w:rsidDel="00DF0E1F">
          <w:rPr>
            <w:rFonts w:asciiTheme="minorBidi" w:hAnsiTheme="minorBidi"/>
            <w:lang w:eastAsia="zh-CN"/>
          </w:rPr>
          <w:delText>L5478</w:delText>
        </w:r>
        <w:r w:rsidRPr="000B4742" w:rsidDel="00DF0E1F">
          <w:rPr>
            <w:rFonts w:asciiTheme="minorBidi" w:hAnsiTheme="minorBidi"/>
            <w:lang w:eastAsia="zh-CN"/>
          </w:rPr>
          <w:delText>〕</w:delText>
        </w:r>
        <w:r w:rsidRPr="000B4742" w:rsidDel="00DF0E1F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DF0E1F">
          <w:rPr>
            <w:rFonts w:asciiTheme="minorBidi" w:hAnsiTheme="minorBidi"/>
            <w:lang w:eastAsia="zh-CN"/>
          </w:rPr>
          <w:delText>二法母之释义</w:delText>
        </w:r>
      </w:del>
    </w:p>
    <w:p w:rsidR="00DF0E1F" w:rsidRPr="000B4742" w:rsidRDefault="002B78B7">
      <w:pPr>
        <w:pStyle w:val="Compact"/>
        <w:numPr>
          <w:ilvl w:val="2"/>
          <w:numId w:val="11"/>
        </w:numPr>
        <w:rPr>
          <w:ins w:id="178" w:author="Sukhita" w:date="2026-08-18T15:26:00Z"/>
          <w:rFonts w:asciiTheme="minorBidi" w:hAnsiTheme="minorBidi"/>
          <w:lang w:eastAsia="zh-CN"/>
        </w:rPr>
      </w:pPr>
      <w:ins w:id="179" w:author="Sukhita" w:date="2026-08-18T15:27:00Z">
        <w:r w:rsidRPr="000B4742">
          <w:rPr>
            <w:rFonts w:asciiTheme="minorBidi" w:hAnsiTheme="minorBidi"/>
            <w:cs/>
            <w:lang w:bidi="my-MM"/>
          </w:rPr>
          <w:t>မိဿ</w:t>
        </w:r>
      </w:ins>
      <w:ins w:id="180" w:author="Sukhita" w:date="2026-08-18T15:26:00Z">
        <w:r w:rsidR="00DF0E1F" w:rsidRPr="000B4742">
          <w:rPr>
            <w:rFonts w:asciiTheme="minorBidi" w:hAnsiTheme="minorBidi"/>
            <w:cs/>
            <w:lang w:bidi="my-MM"/>
          </w:rPr>
          <w:t>ကသင်္ဂဟ</w:t>
        </w:r>
      </w:ins>
      <w:ins w:id="181" w:author="Sukhita" w:date="2026-08-18T15:27:00Z">
        <w:r w:rsidR="006B00FE" w:rsidRPr="000B4742">
          <w:rPr>
            <w:rFonts w:asciiTheme="minorBidi" w:hAnsiTheme="minorBidi"/>
            <w:lang w:eastAsia="zh-CN"/>
          </w:rPr>
          <w:t xml:space="preserve"> —— </w:t>
        </w:r>
        <w:r w:rsidR="006B00FE">
          <w:rPr>
            <w:rFonts w:asciiTheme="minorBidi" w:hAnsiTheme="minorBidi"/>
            <w:lang w:eastAsia="zh-CN"/>
          </w:rPr>
          <w:t>混合</w:t>
        </w:r>
        <w:r w:rsidR="006B00FE" w:rsidRPr="000B4742">
          <w:rPr>
            <w:rFonts w:asciiTheme="minorBidi" w:hAnsiTheme="minorBidi"/>
            <w:lang w:eastAsia="zh-CN"/>
          </w:rPr>
          <w:t>之总摄</w:t>
        </w:r>
      </w:ins>
    </w:p>
    <w:p w:rsidR="004973C4" w:rsidRPr="000B4742" w:rsidRDefault="002A2645">
      <w:pPr>
        <w:pStyle w:val="Compact"/>
        <w:numPr>
          <w:ilvl w:val="2"/>
          <w:numId w:val="11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ဗောဓိပက္ခိယသင်္ဂဟ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L5601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菩提分品之总摄</w:t>
      </w:r>
    </w:p>
    <w:p w:rsidR="004973C4" w:rsidRPr="000B4742" w:rsidRDefault="002A2645">
      <w:pPr>
        <w:pStyle w:val="Compact"/>
        <w:numPr>
          <w:ilvl w:val="2"/>
          <w:numId w:val="11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သဗ္ဗသင်္ဂဟအဖွင့်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L5653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一切摄之释义</w:t>
      </w:r>
    </w:p>
    <w:p w:rsidR="004973C4" w:rsidRPr="000B4742" w:rsidDel="00CB326D" w:rsidRDefault="002A2645">
      <w:pPr>
        <w:pStyle w:val="Compact"/>
        <w:numPr>
          <w:ilvl w:val="2"/>
          <w:numId w:val="11"/>
        </w:numPr>
        <w:rPr>
          <w:del w:id="182" w:author="Sukhita" w:date="2026-08-18T15:28:00Z"/>
          <w:rFonts w:asciiTheme="minorBidi" w:hAnsiTheme="minorBidi"/>
          <w:lang w:eastAsia="zh-CN"/>
        </w:rPr>
      </w:pPr>
      <w:del w:id="183" w:author="Sukhita" w:date="2026-08-18T15:28:00Z">
        <w:r w:rsidRPr="000B4742" w:rsidDel="00CB326D">
          <w:rPr>
            <w:rFonts w:asciiTheme="minorBidi" w:hAnsiTheme="minorBidi"/>
            <w:cs/>
            <w:lang w:bidi="my-MM"/>
          </w:rPr>
          <w:delText>စတ္တာရိ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cs/>
            <w:lang w:bidi="my-MM"/>
          </w:rPr>
          <w:delText>အရိယသစ္စာနိ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cs/>
            <w:lang w:bidi="my-MM"/>
          </w:rPr>
          <w:delText>ဒုက္ခံ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cs/>
            <w:lang w:bidi="my-MM"/>
          </w:rPr>
          <w:delText>အရိယသစ္စံ</w:delText>
        </w:r>
        <w:r w:rsidRPr="000B4742" w:rsidDel="00CB326D">
          <w:rPr>
            <w:rFonts w:asciiTheme="minorBidi" w:hAnsiTheme="minorBidi"/>
            <w:lang w:eastAsia="zh-CN"/>
          </w:rPr>
          <w:delText xml:space="preserve">, </w:delText>
        </w:r>
        <w:r w:rsidRPr="000B4742" w:rsidDel="00CB326D">
          <w:rPr>
            <w:rFonts w:asciiTheme="minorBidi" w:hAnsiTheme="minorBidi"/>
            <w:cs/>
            <w:lang w:bidi="my-MM"/>
          </w:rPr>
          <w:delText>ဒုက္ခသမုဒယော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cs/>
            <w:lang w:bidi="my-MM"/>
          </w:rPr>
          <w:delText>အရိယသစ္စံ</w:delText>
        </w:r>
        <w:r w:rsidRPr="000B4742" w:rsidDel="00CB326D">
          <w:rPr>
            <w:rFonts w:asciiTheme="minorBidi" w:hAnsiTheme="minorBidi"/>
            <w:lang w:eastAsia="zh-CN"/>
          </w:rPr>
          <w:delText xml:space="preserve">, </w:delText>
        </w:r>
        <w:r w:rsidRPr="000B4742" w:rsidDel="00CB326D">
          <w:rPr>
            <w:rFonts w:asciiTheme="minorBidi" w:hAnsiTheme="minorBidi"/>
            <w:cs/>
            <w:lang w:bidi="my-MM"/>
          </w:rPr>
          <w:delText>ဒုက္ခနိရောဓော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cs/>
            <w:lang w:bidi="my-MM"/>
          </w:rPr>
          <w:delText>အရိယသစ္စံ</w:delText>
        </w:r>
        <w:r w:rsidRPr="000B4742" w:rsidDel="00CB326D">
          <w:rPr>
            <w:rFonts w:asciiTheme="minorBidi" w:hAnsiTheme="minorBidi"/>
            <w:lang w:eastAsia="zh-CN"/>
          </w:rPr>
          <w:delText xml:space="preserve">, </w:delText>
        </w:r>
        <w:r w:rsidRPr="000B4742" w:rsidDel="00CB326D">
          <w:rPr>
            <w:rFonts w:asciiTheme="minorBidi" w:hAnsiTheme="minorBidi"/>
            <w:cs/>
            <w:lang w:bidi="my-MM"/>
          </w:rPr>
          <w:delText>ဒုက္ခနိရောဓဂါမိနီ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cs/>
            <w:lang w:bidi="my-MM"/>
          </w:rPr>
          <w:delText>ပဋိပဒါ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cs/>
            <w:lang w:bidi="my-MM"/>
          </w:rPr>
          <w:delText>အရိယသစ္စံ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lang w:eastAsia="zh-CN"/>
          </w:rPr>
          <w:delText>〔</w:delText>
        </w:r>
        <w:r w:rsidRPr="000B4742" w:rsidDel="00CB326D">
          <w:rPr>
            <w:rFonts w:asciiTheme="minorBidi" w:hAnsiTheme="minorBidi"/>
            <w:lang w:eastAsia="zh-CN"/>
          </w:rPr>
          <w:delText>L5721</w:delText>
        </w:r>
        <w:r w:rsidRPr="000B4742" w:rsidDel="00CB326D">
          <w:rPr>
            <w:rFonts w:asciiTheme="minorBidi" w:hAnsiTheme="minorBidi"/>
            <w:lang w:eastAsia="zh-CN"/>
          </w:rPr>
          <w:delText>〕</w:delText>
        </w:r>
        <w:r w:rsidRPr="000B4742" w:rsidDel="00CB326D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CB326D">
          <w:rPr>
            <w:rFonts w:asciiTheme="minorBidi" w:hAnsiTheme="minorBidi"/>
            <w:lang w:eastAsia="zh-CN"/>
          </w:rPr>
          <w:delText>四圣谛：苦圣谛、苦集圣谛、苦灭圣谛、趣苦灭道圣谛</w:delText>
        </w:r>
      </w:del>
    </w:p>
    <w:p w:rsidR="004973C4" w:rsidRPr="000B4742" w:rsidDel="00CB326D" w:rsidRDefault="002A2645">
      <w:pPr>
        <w:pStyle w:val="Compact"/>
        <w:numPr>
          <w:ilvl w:val="2"/>
          <w:numId w:val="11"/>
        </w:numPr>
        <w:rPr>
          <w:del w:id="184" w:author="Sukhita" w:date="2026-08-18T15:28:00Z"/>
          <w:rFonts w:asciiTheme="minorBidi" w:hAnsiTheme="minorBidi"/>
          <w:lang w:eastAsia="zh-CN"/>
        </w:rPr>
      </w:pPr>
      <w:del w:id="185" w:author="Sukhita" w:date="2026-08-18T15:28:00Z">
        <w:r w:rsidRPr="000B4742" w:rsidDel="00CB326D">
          <w:rPr>
            <w:rFonts w:asciiTheme="minorBidi" w:hAnsiTheme="minorBidi"/>
            <w:cs/>
            <w:lang w:bidi="my-MM"/>
          </w:rPr>
          <w:delText>ဒွါရာရမဏဘေဒေန</w:delText>
        </w:r>
        <w:r w:rsidRPr="000B4742" w:rsidDel="00CB326D">
          <w:rPr>
            <w:rFonts w:asciiTheme="minorBidi" w:hAnsiTheme="minorBidi"/>
            <w:lang w:eastAsia="zh-CN"/>
          </w:rPr>
          <w:delText xml:space="preserve">, </w:delText>
        </w:r>
        <w:r w:rsidRPr="000B4742" w:rsidDel="00CB326D">
          <w:rPr>
            <w:rFonts w:asciiTheme="minorBidi" w:hAnsiTheme="minorBidi"/>
            <w:cs/>
            <w:lang w:bidi="my-MM"/>
          </w:rPr>
          <w:delText>ဘဝန္တာယတနာနိ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cs/>
            <w:lang w:bidi="my-MM"/>
          </w:rPr>
          <w:delText>စ၊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cs/>
            <w:lang w:bidi="my-MM"/>
          </w:rPr>
          <w:delText>ဒွါရာရမဏတဒုပ္ပန္န</w:delText>
        </w:r>
        <w:r w:rsidRPr="000B4742" w:rsidDel="00CB326D">
          <w:rPr>
            <w:rFonts w:asciiTheme="minorBidi" w:hAnsiTheme="minorBidi"/>
            <w:lang w:eastAsia="zh-CN"/>
          </w:rPr>
          <w:delText xml:space="preserve">. </w:delText>
        </w:r>
        <w:r w:rsidRPr="000B4742" w:rsidDel="00CB326D">
          <w:rPr>
            <w:rFonts w:asciiTheme="minorBidi" w:hAnsiTheme="minorBidi"/>
            <w:cs/>
            <w:lang w:bidi="my-MM"/>
          </w:rPr>
          <w:delText>ပရိယာယေန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cs/>
            <w:lang w:bidi="my-MM"/>
          </w:rPr>
          <w:delText>ဓာတုယော</w:delText>
        </w:r>
        <w:r w:rsidRPr="000B4742" w:rsidDel="00CB326D">
          <w:rPr>
            <w:rFonts w:asciiTheme="minorBidi" w:hAnsiTheme="minorBidi"/>
            <w:lang w:eastAsia="zh-CN"/>
          </w:rPr>
          <w:delText xml:space="preserve"> </w:delText>
        </w:r>
        <w:r w:rsidRPr="000B4742" w:rsidDel="00CB326D">
          <w:rPr>
            <w:rFonts w:asciiTheme="minorBidi" w:hAnsiTheme="minorBidi"/>
            <w:lang w:eastAsia="zh-CN"/>
          </w:rPr>
          <w:delText>〔</w:delText>
        </w:r>
        <w:r w:rsidRPr="000B4742" w:rsidDel="00CB326D">
          <w:rPr>
            <w:rFonts w:asciiTheme="minorBidi" w:hAnsiTheme="minorBidi"/>
            <w:lang w:eastAsia="zh-CN"/>
          </w:rPr>
          <w:delText>L5735</w:delText>
        </w:r>
        <w:r w:rsidRPr="000B4742" w:rsidDel="00CB326D">
          <w:rPr>
            <w:rFonts w:asciiTheme="minorBidi" w:hAnsiTheme="minorBidi"/>
            <w:lang w:eastAsia="zh-CN"/>
          </w:rPr>
          <w:delText>〕</w:delText>
        </w:r>
        <w:r w:rsidRPr="000B4742" w:rsidDel="00CB326D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CB326D">
          <w:rPr>
            <w:rFonts w:asciiTheme="minorBidi" w:hAnsiTheme="minorBidi"/>
            <w:lang w:eastAsia="zh-CN"/>
          </w:rPr>
          <w:delText>依门、所缘之别而说诸蕴、诸处；依门、所缘及其所生（法）之义而说诸界</w:delText>
        </w:r>
      </w:del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ပစ္စည်းပိုင်းဘာသာဋီကာ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L5799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缘篇</w:t>
      </w:r>
      <w:r w:rsidRPr="000B4742">
        <w:rPr>
          <w:rFonts w:asciiTheme="minorBidi" w:hAnsiTheme="minorBidi"/>
          <w:lang w:eastAsia="zh-CN"/>
        </w:rPr>
        <w:t>·</w:t>
      </w:r>
      <w:r w:rsidRPr="000B4742">
        <w:rPr>
          <w:rFonts w:asciiTheme="minorBidi" w:hAnsiTheme="minorBidi"/>
          <w:lang w:eastAsia="zh-CN"/>
        </w:rPr>
        <w:t>缅语疏</w:t>
      </w:r>
    </w:p>
    <w:p w:rsidR="004973C4" w:rsidRPr="000B4742" w:rsidRDefault="002A2645">
      <w:pPr>
        <w:pStyle w:val="Compact"/>
        <w:numPr>
          <w:ilvl w:val="2"/>
          <w:numId w:val="12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ပဋိစ္စသမုပ္ပာဒ်အဖွင့်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L5814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缘起之释义</w:t>
      </w:r>
    </w:p>
    <w:p w:rsidR="004973C4" w:rsidRPr="000B4742" w:rsidRDefault="002A2645">
      <w:pPr>
        <w:pStyle w:val="Compact"/>
        <w:numPr>
          <w:ilvl w:val="2"/>
          <w:numId w:val="12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ပဋိစ္စသမုပ္ပာဒ်နည်းအဖွင့်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L5846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缘起法之释义</w:t>
      </w:r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ကမ္မဋ္ဌာန်းပိုင်းဘာသာဋီကာ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L5989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业处篇</w:t>
      </w:r>
      <w:proofErr w:type="gramEnd"/>
      <w:r w:rsidRPr="000B4742">
        <w:rPr>
          <w:rFonts w:asciiTheme="minorBidi" w:hAnsiTheme="minorBidi"/>
          <w:lang w:eastAsia="zh-CN"/>
        </w:rPr>
        <w:t>·</w:t>
      </w:r>
      <w:r w:rsidRPr="000B4742">
        <w:rPr>
          <w:rFonts w:asciiTheme="minorBidi" w:hAnsiTheme="minorBidi"/>
          <w:lang w:eastAsia="zh-CN"/>
        </w:rPr>
        <w:t>缅语疏</w:t>
      </w:r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ဘာဝနာကမ္မဋ္ဌာန်း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L5999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修习业处</w:t>
      </w:r>
    </w:p>
    <w:p w:rsidR="004973C4" w:rsidRPr="000B4742" w:rsidDel="00F84CB8" w:rsidRDefault="002A2645">
      <w:pPr>
        <w:pStyle w:val="Compact"/>
        <w:numPr>
          <w:ilvl w:val="2"/>
          <w:numId w:val="13"/>
        </w:numPr>
        <w:rPr>
          <w:del w:id="186" w:author="Sukhita" w:date="2026-08-18T15:31:00Z"/>
          <w:rFonts w:asciiTheme="minorBidi" w:hAnsiTheme="minorBidi"/>
          <w:lang w:eastAsia="zh-CN"/>
        </w:rPr>
      </w:pPr>
      <w:del w:id="187" w:author="Sukhita" w:date="2026-08-18T15:31:00Z">
        <w:r w:rsidRPr="000B4742" w:rsidDel="00F84CB8">
          <w:rPr>
            <w:rFonts w:asciiTheme="minorBidi" w:hAnsiTheme="minorBidi"/>
            <w:cs/>
            <w:lang w:bidi="my-MM"/>
          </w:rPr>
          <w:delText>ကသိုဏ်းဆယ်ပါး</w:delText>
        </w:r>
        <w:r w:rsidRPr="000B4742" w:rsidDel="00F84CB8">
          <w:rPr>
            <w:rFonts w:asciiTheme="minorBidi" w:hAnsiTheme="minorBidi"/>
            <w:lang w:eastAsia="zh-CN"/>
          </w:rPr>
          <w:delText xml:space="preserve"> </w:delText>
        </w:r>
        <w:r w:rsidRPr="000B4742" w:rsidDel="00F84CB8">
          <w:rPr>
            <w:rFonts w:asciiTheme="minorBidi" w:hAnsiTheme="minorBidi"/>
            <w:lang w:eastAsia="zh-CN"/>
          </w:rPr>
          <w:delText>〔</w:delText>
        </w:r>
        <w:r w:rsidRPr="000B4742" w:rsidDel="00F84CB8">
          <w:rPr>
            <w:rFonts w:asciiTheme="minorBidi" w:hAnsiTheme="minorBidi"/>
            <w:lang w:eastAsia="zh-CN"/>
          </w:rPr>
          <w:delText>L6063</w:delText>
        </w:r>
        <w:r w:rsidRPr="000B4742" w:rsidDel="00F84CB8">
          <w:rPr>
            <w:rFonts w:asciiTheme="minorBidi" w:hAnsiTheme="minorBidi"/>
            <w:lang w:eastAsia="zh-CN"/>
          </w:rPr>
          <w:delText>〕</w:delText>
        </w:r>
        <w:r w:rsidRPr="000B4742" w:rsidDel="00F84CB8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F84CB8">
          <w:rPr>
            <w:rFonts w:asciiTheme="minorBidi" w:hAnsiTheme="minorBidi"/>
            <w:lang w:eastAsia="zh-CN"/>
          </w:rPr>
          <w:delText>十遍处</w:delText>
        </w:r>
      </w:del>
    </w:p>
    <w:p w:rsidR="004973C4" w:rsidRPr="000B4742" w:rsidDel="00F84CB8" w:rsidRDefault="002A2645">
      <w:pPr>
        <w:pStyle w:val="Compact"/>
        <w:numPr>
          <w:ilvl w:val="2"/>
          <w:numId w:val="13"/>
        </w:numPr>
        <w:rPr>
          <w:del w:id="188" w:author="Sukhita" w:date="2026-08-18T15:31:00Z"/>
          <w:rFonts w:asciiTheme="minorBidi" w:hAnsiTheme="minorBidi"/>
          <w:lang w:eastAsia="zh-CN"/>
        </w:rPr>
      </w:pPr>
      <w:del w:id="189" w:author="Sukhita" w:date="2026-08-18T15:31:00Z">
        <w:r w:rsidRPr="000B4742" w:rsidDel="00F84CB8">
          <w:rPr>
            <w:rFonts w:asciiTheme="minorBidi" w:hAnsiTheme="minorBidi"/>
            <w:cs/>
            <w:lang w:bidi="my-MM"/>
          </w:rPr>
          <w:delText>အသုဘဆယ်ပါး</w:delText>
        </w:r>
        <w:r w:rsidRPr="000B4742" w:rsidDel="00F84CB8">
          <w:rPr>
            <w:rFonts w:asciiTheme="minorBidi" w:hAnsiTheme="minorBidi"/>
            <w:lang w:eastAsia="zh-CN"/>
          </w:rPr>
          <w:delText xml:space="preserve"> </w:delText>
        </w:r>
        <w:r w:rsidRPr="000B4742" w:rsidDel="00F84CB8">
          <w:rPr>
            <w:rFonts w:asciiTheme="minorBidi" w:hAnsiTheme="minorBidi"/>
            <w:lang w:eastAsia="zh-CN"/>
          </w:rPr>
          <w:delText>〔</w:delText>
        </w:r>
        <w:r w:rsidRPr="000B4742" w:rsidDel="00F84CB8">
          <w:rPr>
            <w:rFonts w:asciiTheme="minorBidi" w:hAnsiTheme="minorBidi"/>
            <w:lang w:eastAsia="zh-CN"/>
          </w:rPr>
          <w:delText>L6069</w:delText>
        </w:r>
        <w:r w:rsidRPr="000B4742" w:rsidDel="00F84CB8">
          <w:rPr>
            <w:rFonts w:asciiTheme="minorBidi" w:hAnsiTheme="minorBidi"/>
            <w:lang w:eastAsia="zh-CN"/>
          </w:rPr>
          <w:delText>〕</w:delText>
        </w:r>
        <w:r w:rsidRPr="000B4742" w:rsidDel="00F84CB8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F84CB8">
          <w:rPr>
            <w:rFonts w:asciiTheme="minorBidi" w:hAnsiTheme="minorBidi"/>
            <w:lang w:eastAsia="zh-CN"/>
          </w:rPr>
          <w:delText>十不净</w:delText>
        </w:r>
      </w:del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</w:rPr>
      </w:pPr>
      <w:r w:rsidRPr="000B4742">
        <w:rPr>
          <w:rFonts w:asciiTheme="minorBidi" w:hAnsiTheme="minorBidi"/>
          <w:cs/>
          <w:lang w:bidi="my-MM"/>
        </w:rPr>
        <w:t>နိဗ္ဗာန်၏သဘော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</w:rPr>
        <w:t>〔</w:t>
      </w:r>
      <w:r w:rsidRPr="000B4742">
        <w:rPr>
          <w:rFonts w:asciiTheme="minorBidi" w:hAnsiTheme="minorBidi"/>
        </w:rPr>
        <w:t>L6137</w:t>
      </w:r>
      <w:r w:rsidRPr="000B4742">
        <w:rPr>
          <w:rFonts w:asciiTheme="minorBidi" w:hAnsiTheme="minorBidi"/>
        </w:rPr>
        <w:t>〕</w:t>
      </w:r>
      <w:r w:rsidRPr="000B4742">
        <w:rPr>
          <w:rFonts w:asciiTheme="minorBidi" w:hAnsiTheme="minorBidi"/>
        </w:rPr>
        <w:t xml:space="preserve"> —— </w:t>
      </w:r>
      <w:proofErr w:type="spellStart"/>
      <w:r w:rsidRPr="000B4742">
        <w:rPr>
          <w:rFonts w:asciiTheme="minorBidi" w:hAnsiTheme="minorBidi"/>
        </w:rPr>
        <w:t>涅槃之自性</w:t>
      </w:r>
      <w:proofErr w:type="spellEnd"/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အပ္ပမညာလေးပါး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L6203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四无量</w:t>
      </w:r>
    </w:p>
    <w:p w:rsidR="004973C4" w:rsidRPr="000B4742" w:rsidDel="005F3CE6" w:rsidRDefault="002A2645">
      <w:pPr>
        <w:pStyle w:val="Compact"/>
        <w:numPr>
          <w:ilvl w:val="2"/>
          <w:numId w:val="13"/>
        </w:numPr>
        <w:rPr>
          <w:del w:id="190" w:author="Sukhita" w:date="2026-08-18T15:33:00Z"/>
          <w:rFonts w:asciiTheme="minorBidi" w:hAnsiTheme="minorBidi"/>
        </w:rPr>
      </w:pPr>
      <w:del w:id="191" w:author="Sukhita" w:date="2026-08-18T15:33:00Z">
        <w:r w:rsidRPr="000B4742" w:rsidDel="005F3CE6">
          <w:rPr>
            <w:rFonts w:asciiTheme="minorBidi" w:hAnsiTheme="minorBidi"/>
            <w:cs/>
            <w:lang w:bidi="my-MM"/>
          </w:rPr>
          <w:delText>ငါးရာ့နှစ်ဆယ်ရှစ်သွယ်မေတ္တာ</w:delText>
        </w:r>
        <w:r w:rsidRPr="000B4742" w:rsidDel="005F3CE6">
          <w:rPr>
            <w:rFonts w:asciiTheme="minorBidi" w:hAnsiTheme="minorBidi"/>
          </w:rPr>
          <w:delText xml:space="preserve"> </w:delText>
        </w:r>
        <w:r w:rsidRPr="000B4742" w:rsidDel="005F3CE6">
          <w:rPr>
            <w:rFonts w:asciiTheme="minorBidi" w:hAnsiTheme="minorBidi"/>
          </w:rPr>
          <w:delText>〔</w:delText>
        </w:r>
        <w:r w:rsidRPr="000B4742" w:rsidDel="005F3CE6">
          <w:rPr>
            <w:rFonts w:asciiTheme="minorBidi" w:hAnsiTheme="minorBidi"/>
          </w:rPr>
          <w:delText>L6211</w:delText>
        </w:r>
        <w:r w:rsidRPr="000B4742" w:rsidDel="005F3CE6">
          <w:rPr>
            <w:rFonts w:asciiTheme="minorBidi" w:hAnsiTheme="minorBidi"/>
          </w:rPr>
          <w:delText>〕</w:delText>
        </w:r>
        <w:r w:rsidRPr="000B4742" w:rsidDel="005F3CE6">
          <w:rPr>
            <w:rFonts w:asciiTheme="minorBidi" w:hAnsiTheme="minorBidi"/>
          </w:rPr>
          <w:delText xml:space="preserve"> —— </w:delText>
        </w:r>
        <w:r w:rsidRPr="000B4742" w:rsidDel="005F3CE6">
          <w:rPr>
            <w:rFonts w:asciiTheme="minorBidi" w:hAnsiTheme="minorBidi"/>
          </w:rPr>
          <w:delText>五百二十八种慈</w:delText>
        </w:r>
      </w:del>
    </w:p>
    <w:p w:rsidR="004973C4" w:rsidRPr="000B4742" w:rsidDel="005F3CE6" w:rsidRDefault="002A2645">
      <w:pPr>
        <w:pStyle w:val="Compact"/>
        <w:numPr>
          <w:ilvl w:val="2"/>
          <w:numId w:val="13"/>
        </w:numPr>
        <w:rPr>
          <w:del w:id="192" w:author="Sukhita" w:date="2026-08-18T15:33:00Z"/>
          <w:rFonts w:asciiTheme="minorBidi" w:hAnsiTheme="minorBidi"/>
          <w:lang w:eastAsia="zh-CN"/>
        </w:rPr>
      </w:pPr>
      <w:del w:id="193" w:author="Sukhita" w:date="2026-08-18T15:33:00Z">
        <w:r w:rsidRPr="000B4742" w:rsidDel="005F3CE6">
          <w:rPr>
            <w:rFonts w:asciiTheme="minorBidi" w:hAnsiTheme="minorBidi"/>
            <w:cs/>
            <w:lang w:bidi="my-MM"/>
          </w:rPr>
          <w:delText>အာဟာရေ</w:delText>
        </w:r>
        <w:r w:rsidRPr="000B4742" w:rsidDel="005F3CE6">
          <w:rPr>
            <w:rFonts w:asciiTheme="minorBidi" w:hAnsiTheme="minorBidi"/>
            <w:lang w:eastAsia="zh-CN"/>
          </w:rPr>
          <w:delText xml:space="preserve"> </w:delText>
        </w:r>
        <w:r w:rsidRPr="000B4742" w:rsidDel="005F3CE6">
          <w:rPr>
            <w:rFonts w:asciiTheme="minorBidi" w:hAnsiTheme="minorBidi"/>
            <w:cs/>
            <w:lang w:bidi="my-MM"/>
          </w:rPr>
          <w:delText>ပဋိကူလသညာ</w:delText>
        </w:r>
        <w:r w:rsidRPr="000B4742" w:rsidDel="005F3CE6">
          <w:rPr>
            <w:rFonts w:asciiTheme="minorBidi" w:hAnsiTheme="minorBidi"/>
            <w:lang w:eastAsia="zh-CN"/>
          </w:rPr>
          <w:delText xml:space="preserve"> </w:delText>
        </w:r>
        <w:r w:rsidRPr="000B4742" w:rsidDel="005F3CE6">
          <w:rPr>
            <w:rFonts w:asciiTheme="minorBidi" w:hAnsiTheme="minorBidi"/>
            <w:lang w:eastAsia="zh-CN"/>
          </w:rPr>
          <w:delText>〔</w:delText>
        </w:r>
        <w:r w:rsidRPr="000B4742" w:rsidDel="005F3CE6">
          <w:rPr>
            <w:rFonts w:asciiTheme="minorBidi" w:hAnsiTheme="minorBidi"/>
            <w:lang w:eastAsia="zh-CN"/>
          </w:rPr>
          <w:delText>L6247</w:delText>
        </w:r>
        <w:r w:rsidRPr="000B4742" w:rsidDel="005F3CE6">
          <w:rPr>
            <w:rFonts w:asciiTheme="minorBidi" w:hAnsiTheme="minorBidi"/>
            <w:lang w:eastAsia="zh-CN"/>
          </w:rPr>
          <w:delText>〕</w:delText>
        </w:r>
        <w:r w:rsidRPr="000B4742" w:rsidDel="005F3CE6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5F3CE6">
          <w:rPr>
            <w:rFonts w:asciiTheme="minorBidi" w:hAnsiTheme="minorBidi"/>
            <w:lang w:eastAsia="zh-CN"/>
          </w:rPr>
          <w:delText>于食起厌逆想</w:delText>
        </w:r>
      </w:del>
    </w:p>
    <w:p w:rsidR="004973C4" w:rsidRPr="000B4742" w:rsidDel="005F3CE6" w:rsidRDefault="002A2645">
      <w:pPr>
        <w:pStyle w:val="Compact"/>
        <w:numPr>
          <w:ilvl w:val="2"/>
          <w:numId w:val="13"/>
        </w:numPr>
        <w:rPr>
          <w:del w:id="194" w:author="Sukhita" w:date="2026-08-18T15:33:00Z"/>
          <w:rFonts w:asciiTheme="minorBidi" w:hAnsiTheme="minorBidi"/>
          <w:lang w:eastAsia="zh-CN"/>
        </w:rPr>
      </w:pPr>
      <w:del w:id="195" w:author="Sukhita" w:date="2026-08-18T15:33:00Z">
        <w:r w:rsidRPr="000B4742" w:rsidDel="005F3CE6">
          <w:rPr>
            <w:rFonts w:asciiTheme="minorBidi" w:hAnsiTheme="minorBidi"/>
            <w:cs/>
            <w:lang w:bidi="my-MM"/>
          </w:rPr>
          <w:delText>ဓာတုဝဝတ္ထာန်</w:delText>
        </w:r>
        <w:r w:rsidRPr="000B4742" w:rsidDel="005F3CE6">
          <w:rPr>
            <w:rFonts w:asciiTheme="minorBidi" w:hAnsiTheme="minorBidi"/>
            <w:lang w:eastAsia="zh-CN"/>
          </w:rPr>
          <w:delText xml:space="preserve"> </w:delText>
        </w:r>
        <w:r w:rsidRPr="000B4742" w:rsidDel="005F3CE6">
          <w:rPr>
            <w:rFonts w:asciiTheme="minorBidi" w:hAnsiTheme="minorBidi"/>
            <w:lang w:eastAsia="zh-CN"/>
          </w:rPr>
          <w:delText>〔</w:delText>
        </w:r>
        <w:r w:rsidRPr="000B4742" w:rsidDel="005F3CE6">
          <w:rPr>
            <w:rFonts w:asciiTheme="minorBidi" w:hAnsiTheme="minorBidi"/>
            <w:lang w:eastAsia="zh-CN"/>
          </w:rPr>
          <w:delText>L6257</w:delText>
        </w:r>
        <w:r w:rsidRPr="000B4742" w:rsidDel="005F3CE6">
          <w:rPr>
            <w:rFonts w:asciiTheme="minorBidi" w:hAnsiTheme="minorBidi"/>
            <w:lang w:eastAsia="zh-CN"/>
          </w:rPr>
          <w:delText>〕</w:delText>
        </w:r>
        <w:r w:rsidRPr="000B4742" w:rsidDel="005F3CE6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5F3CE6">
          <w:rPr>
            <w:rFonts w:asciiTheme="minorBidi" w:hAnsiTheme="minorBidi"/>
            <w:lang w:eastAsia="zh-CN"/>
          </w:rPr>
          <w:delText>界分别观</w:delText>
        </w:r>
      </w:del>
    </w:p>
    <w:p w:rsidR="004973C4" w:rsidRPr="000B4742" w:rsidDel="005F3CE6" w:rsidRDefault="002A2645">
      <w:pPr>
        <w:pStyle w:val="Compact"/>
        <w:numPr>
          <w:ilvl w:val="2"/>
          <w:numId w:val="13"/>
        </w:numPr>
        <w:rPr>
          <w:del w:id="196" w:author="Sukhita" w:date="2026-08-18T15:33:00Z"/>
          <w:rFonts w:asciiTheme="minorBidi" w:hAnsiTheme="minorBidi"/>
          <w:lang w:eastAsia="zh-CN"/>
        </w:rPr>
      </w:pPr>
      <w:del w:id="197" w:author="Sukhita" w:date="2026-08-18T15:33:00Z">
        <w:r w:rsidRPr="000B4742" w:rsidDel="005F3CE6">
          <w:rPr>
            <w:rFonts w:asciiTheme="minorBidi" w:hAnsiTheme="minorBidi"/>
            <w:cs/>
            <w:lang w:bidi="my-MM"/>
          </w:rPr>
          <w:delText>နိမိတ္တဘေဒ</w:delText>
        </w:r>
        <w:r w:rsidRPr="000B4742" w:rsidDel="005F3CE6">
          <w:rPr>
            <w:rFonts w:asciiTheme="minorBidi" w:hAnsiTheme="minorBidi"/>
            <w:lang w:eastAsia="zh-CN"/>
          </w:rPr>
          <w:delText xml:space="preserve"> </w:delText>
        </w:r>
        <w:r w:rsidRPr="000B4742" w:rsidDel="005F3CE6">
          <w:rPr>
            <w:rFonts w:asciiTheme="minorBidi" w:hAnsiTheme="minorBidi"/>
            <w:lang w:eastAsia="zh-CN"/>
          </w:rPr>
          <w:delText>〔</w:delText>
        </w:r>
        <w:r w:rsidRPr="000B4742" w:rsidDel="005F3CE6">
          <w:rPr>
            <w:rFonts w:asciiTheme="minorBidi" w:hAnsiTheme="minorBidi"/>
            <w:lang w:eastAsia="zh-CN"/>
          </w:rPr>
          <w:delText>L6317</w:delText>
        </w:r>
        <w:r w:rsidRPr="000B4742" w:rsidDel="005F3CE6">
          <w:rPr>
            <w:rFonts w:asciiTheme="minorBidi" w:hAnsiTheme="minorBidi"/>
            <w:lang w:eastAsia="zh-CN"/>
          </w:rPr>
          <w:delText>〕</w:delText>
        </w:r>
        <w:r w:rsidRPr="000B4742" w:rsidDel="005F3CE6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5F3CE6">
          <w:rPr>
            <w:rFonts w:asciiTheme="minorBidi" w:hAnsiTheme="minorBidi"/>
            <w:lang w:eastAsia="zh-CN"/>
          </w:rPr>
          <w:delText>相之分别</w:delText>
        </w:r>
      </w:del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ပထဝီကသိုဏ်းစီးဖြန်းပုံ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L6329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地遍修习之情形</w:t>
      </w:r>
    </w:p>
    <w:p w:rsidR="004973C4" w:rsidRPr="000B4742" w:rsidDel="005F3CE6" w:rsidRDefault="002A2645">
      <w:pPr>
        <w:pStyle w:val="Compact"/>
        <w:numPr>
          <w:ilvl w:val="2"/>
          <w:numId w:val="13"/>
        </w:numPr>
        <w:rPr>
          <w:del w:id="198" w:author="Sukhita" w:date="2026-08-18T15:33:00Z"/>
          <w:rFonts w:asciiTheme="minorBidi" w:hAnsiTheme="minorBidi"/>
        </w:rPr>
      </w:pPr>
      <w:del w:id="199" w:author="Sukhita" w:date="2026-08-18T15:33:00Z">
        <w:r w:rsidRPr="000B4742" w:rsidDel="005F3CE6">
          <w:rPr>
            <w:rFonts w:asciiTheme="minorBidi" w:hAnsiTheme="minorBidi"/>
            <w:cs/>
            <w:lang w:bidi="my-MM"/>
          </w:rPr>
          <w:lastRenderedPageBreak/>
          <w:delText>ဝသီဘော်ငါးပါး</w:delText>
        </w:r>
        <w:r w:rsidRPr="000B4742" w:rsidDel="005F3CE6">
          <w:rPr>
            <w:rFonts w:asciiTheme="minorBidi" w:hAnsiTheme="minorBidi"/>
          </w:rPr>
          <w:delText xml:space="preserve"> </w:delText>
        </w:r>
        <w:r w:rsidRPr="000B4742" w:rsidDel="005F3CE6">
          <w:rPr>
            <w:rFonts w:asciiTheme="minorBidi" w:hAnsiTheme="minorBidi"/>
          </w:rPr>
          <w:delText>〔</w:delText>
        </w:r>
        <w:r w:rsidRPr="000B4742" w:rsidDel="005F3CE6">
          <w:rPr>
            <w:rFonts w:asciiTheme="minorBidi" w:hAnsiTheme="minorBidi"/>
          </w:rPr>
          <w:delText>L6355</w:delText>
        </w:r>
        <w:r w:rsidRPr="000B4742" w:rsidDel="005F3CE6">
          <w:rPr>
            <w:rFonts w:asciiTheme="minorBidi" w:hAnsiTheme="minorBidi"/>
          </w:rPr>
          <w:delText>〕</w:delText>
        </w:r>
        <w:r w:rsidRPr="000B4742" w:rsidDel="005F3CE6">
          <w:rPr>
            <w:rFonts w:asciiTheme="minorBidi" w:hAnsiTheme="minorBidi"/>
          </w:rPr>
          <w:delText xml:space="preserve"> —— </w:delText>
        </w:r>
        <w:r w:rsidRPr="000B4742" w:rsidDel="005F3CE6">
          <w:rPr>
            <w:rFonts w:asciiTheme="minorBidi" w:hAnsiTheme="minorBidi"/>
          </w:rPr>
          <w:delText>五自在</w:delText>
        </w:r>
      </w:del>
    </w:p>
    <w:p w:rsidR="004973C4" w:rsidRPr="000B4742" w:rsidDel="005F3CE6" w:rsidRDefault="002A2645">
      <w:pPr>
        <w:pStyle w:val="Compact"/>
        <w:numPr>
          <w:ilvl w:val="2"/>
          <w:numId w:val="13"/>
        </w:numPr>
        <w:rPr>
          <w:del w:id="200" w:author="Sukhita" w:date="2026-08-18T15:34:00Z"/>
          <w:rFonts w:asciiTheme="minorBidi" w:hAnsiTheme="minorBidi"/>
          <w:lang w:eastAsia="zh-CN"/>
        </w:rPr>
      </w:pPr>
      <w:del w:id="201" w:author="Sukhita" w:date="2026-08-18T15:34:00Z">
        <w:r w:rsidRPr="000B4742" w:rsidDel="005F3CE6">
          <w:rPr>
            <w:rFonts w:asciiTheme="minorBidi" w:hAnsiTheme="minorBidi"/>
            <w:cs/>
            <w:lang w:bidi="my-MM"/>
          </w:rPr>
          <w:delText>အထက်ဈာန်သို့တက်ပုံ</w:delText>
        </w:r>
        <w:r w:rsidRPr="000B4742" w:rsidDel="005F3CE6">
          <w:rPr>
            <w:rFonts w:asciiTheme="minorBidi" w:hAnsiTheme="minorBidi"/>
            <w:lang w:eastAsia="zh-CN"/>
          </w:rPr>
          <w:delText xml:space="preserve"> </w:delText>
        </w:r>
        <w:r w:rsidRPr="000B4742" w:rsidDel="005F3CE6">
          <w:rPr>
            <w:rFonts w:asciiTheme="minorBidi" w:hAnsiTheme="minorBidi"/>
            <w:lang w:eastAsia="zh-CN"/>
          </w:rPr>
          <w:delText>〔</w:delText>
        </w:r>
        <w:r w:rsidRPr="000B4742" w:rsidDel="005F3CE6">
          <w:rPr>
            <w:rFonts w:asciiTheme="minorBidi" w:hAnsiTheme="minorBidi"/>
            <w:lang w:eastAsia="zh-CN"/>
          </w:rPr>
          <w:delText>L6373</w:delText>
        </w:r>
        <w:r w:rsidRPr="000B4742" w:rsidDel="005F3CE6">
          <w:rPr>
            <w:rFonts w:asciiTheme="minorBidi" w:hAnsiTheme="minorBidi"/>
            <w:lang w:eastAsia="zh-CN"/>
          </w:rPr>
          <w:delText>〕</w:delText>
        </w:r>
        <w:r w:rsidRPr="000B4742" w:rsidDel="005F3CE6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5F3CE6">
          <w:rPr>
            <w:rFonts w:asciiTheme="minorBidi" w:hAnsiTheme="minorBidi"/>
            <w:lang w:eastAsia="zh-CN"/>
          </w:rPr>
          <w:delText>升入上禅之情形</w:delText>
        </w:r>
      </w:del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အာရုပ္ပစျာန်တက်ခန်း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L6387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无色</w:t>
      </w:r>
      <w:proofErr w:type="gramStart"/>
      <w:r w:rsidRPr="000B4742">
        <w:rPr>
          <w:rFonts w:asciiTheme="minorBidi" w:hAnsiTheme="minorBidi"/>
          <w:lang w:eastAsia="zh-CN"/>
        </w:rPr>
        <w:t>禅上升</w:t>
      </w:r>
      <w:proofErr w:type="gramEnd"/>
      <w:r w:rsidRPr="000B4742">
        <w:rPr>
          <w:rFonts w:asciiTheme="minorBidi" w:hAnsiTheme="minorBidi"/>
          <w:lang w:eastAsia="zh-CN"/>
        </w:rPr>
        <w:t>之章</w:t>
      </w:r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</w:rPr>
      </w:pPr>
      <w:r w:rsidRPr="000B4742">
        <w:rPr>
          <w:rFonts w:asciiTheme="minorBidi" w:hAnsiTheme="minorBidi"/>
          <w:cs/>
          <w:lang w:bidi="my-MM"/>
        </w:rPr>
        <w:t>အဘိညာဉ်ခန်း</w:t>
      </w:r>
      <w:r w:rsidRPr="000B4742">
        <w:rPr>
          <w:rFonts w:asciiTheme="minorBidi" w:hAnsiTheme="minorBidi"/>
        </w:rPr>
        <w:t xml:space="preserve"> </w:t>
      </w:r>
      <w:r w:rsidRPr="000B4742">
        <w:rPr>
          <w:rFonts w:asciiTheme="minorBidi" w:hAnsiTheme="minorBidi"/>
        </w:rPr>
        <w:t>〔</w:t>
      </w:r>
      <w:r w:rsidRPr="000B4742">
        <w:rPr>
          <w:rFonts w:asciiTheme="minorBidi" w:hAnsiTheme="minorBidi"/>
        </w:rPr>
        <w:t>L6437</w:t>
      </w:r>
      <w:r w:rsidRPr="000B4742">
        <w:rPr>
          <w:rFonts w:asciiTheme="minorBidi" w:hAnsiTheme="minorBidi"/>
        </w:rPr>
        <w:t>〕</w:t>
      </w:r>
      <w:r w:rsidRPr="000B4742">
        <w:rPr>
          <w:rFonts w:asciiTheme="minorBidi" w:hAnsiTheme="minorBidi"/>
        </w:rPr>
        <w:t xml:space="preserve"> —— </w:t>
      </w:r>
      <w:r w:rsidRPr="000B4742">
        <w:rPr>
          <w:rFonts w:asciiTheme="minorBidi" w:hAnsiTheme="minorBidi"/>
        </w:rPr>
        <w:t>神通之章</w:t>
      </w:r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ဝိပဿနာကမ္မဋ္ဌာန်းအဖွင့်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L6485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毗婆舍那</w:t>
      </w:r>
      <w:proofErr w:type="gramEnd"/>
      <w:r w:rsidRPr="000B4742">
        <w:rPr>
          <w:rFonts w:asciiTheme="minorBidi" w:hAnsiTheme="minorBidi"/>
          <w:lang w:eastAsia="zh-CN"/>
        </w:rPr>
        <w:t>业处之释义</w:t>
      </w:r>
    </w:p>
    <w:p w:rsidR="004973C4" w:rsidRPr="000B4742" w:rsidDel="0029199A" w:rsidRDefault="002A2645">
      <w:pPr>
        <w:pStyle w:val="Compact"/>
        <w:numPr>
          <w:ilvl w:val="2"/>
          <w:numId w:val="13"/>
        </w:numPr>
        <w:rPr>
          <w:del w:id="202" w:author="Sukhita" w:date="2026-08-18T15:34:00Z"/>
          <w:rFonts w:asciiTheme="minorBidi" w:hAnsiTheme="minorBidi"/>
        </w:rPr>
      </w:pPr>
      <w:del w:id="203" w:author="Sukhita" w:date="2026-08-18T15:34:00Z">
        <w:r w:rsidRPr="000B4742" w:rsidDel="0029199A">
          <w:rPr>
            <w:rFonts w:asciiTheme="minorBidi" w:hAnsiTheme="minorBidi"/>
            <w:cs/>
            <w:lang w:bidi="my-MM"/>
          </w:rPr>
          <w:delText>လက္ခဏာသုံးပါး</w:delText>
        </w:r>
        <w:r w:rsidRPr="000B4742" w:rsidDel="0029199A">
          <w:rPr>
            <w:rFonts w:asciiTheme="minorBidi" w:hAnsiTheme="minorBidi"/>
          </w:rPr>
          <w:delText xml:space="preserve"> </w:delText>
        </w:r>
        <w:r w:rsidRPr="000B4742" w:rsidDel="0029199A">
          <w:rPr>
            <w:rFonts w:asciiTheme="minorBidi" w:hAnsiTheme="minorBidi"/>
          </w:rPr>
          <w:delText>〔</w:delText>
        </w:r>
        <w:r w:rsidRPr="000B4742" w:rsidDel="0029199A">
          <w:rPr>
            <w:rFonts w:asciiTheme="minorBidi" w:hAnsiTheme="minorBidi"/>
          </w:rPr>
          <w:delText>L6487</w:delText>
        </w:r>
        <w:r w:rsidRPr="000B4742" w:rsidDel="0029199A">
          <w:rPr>
            <w:rFonts w:asciiTheme="minorBidi" w:hAnsiTheme="minorBidi"/>
          </w:rPr>
          <w:delText>〕</w:delText>
        </w:r>
        <w:r w:rsidRPr="000B4742" w:rsidDel="0029199A">
          <w:rPr>
            <w:rFonts w:asciiTheme="minorBidi" w:hAnsiTheme="minorBidi"/>
          </w:rPr>
          <w:delText xml:space="preserve"> —— </w:delText>
        </w:r>
        <w:r w:rsidRPr="000B4742" w:rsidDel="0029199A">
          <w:rPr>
            <w:rFonts w:asciiTheme="minorBidi" w:hAnsiTheme="minorBidi"/>
          </w:rPr>
          <w:delText>三共相</w:delText>
        </w:r>
      </w:del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သီလဝိသုဒ္ဓိ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L6511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戒清净</w:t>
      </w:r>
    </w:p>
    <w:p w:rsidR="004973C4" w:rsidRPr="000B4742" w:rsidDel="0029199A" w:rsidRDefault="002A2645">
      <w:pPr>
        <w:pStyle w:val="Compact"/>
        <w:numPr>
          <w:ilvl w:val="2"/>
          <w:numId w:val="13"/>
        </w:numPr>
        <w:rPr>
          <w:del w:id="204" w:author="Sukhita" w:date="2026-08-18T15:35:00Z"/>
          <w:rFonts w:asciiTheme="minorBidi" w:hAnsiTheme="minorBidi"/>
          <w:lang w:eastAsia="zh-CN"/>
        </w:rPr>
      </w:pPr>
      <w:del w:id="205" w:author="Sukhita" w:date="2026-08-18T15:35:00Z">
        <w:r w:rsidRPr="000B4742" w:rsidDel="0029199A">
          <w:rPr>
            <w:rFonts w:asciiTheme="minorBidi" w:hAnsiTheme="minorBidi"/>
            <w:cs/>
            <w:lang w:bidi="my-MM"/>
          </w:rPr>
          <w:delText>စိတ္တ</w:delText>
        </w:r>
        <w:r w:rsidRPr="000B4742" w:rsidDel="0029199A">
          <w:rPr>
            <w:rFonts w:asciiTheme="minorBidi" w:hAnsiTheme="minorBidi"/>
            <w:lang w:eastAsia="zh-CN"/>
          </w:rPr>
          <w:delText xml:space="preserve">, </w:delText>
        </w:r>
        <w:r w:rsidRPr="000B4742" w:rsidDel="0029199A">
          <w:rPr>
            <w:rFonts w:asciiTheme="minorBidi" w:hAnsiTheme="minorBidi"/>
            <w:cs/>
            <w:lang w:bidi="my-MM"/>
          </w:rPr>
          <w:delText>ဒိဋ္ဌိဝိသုဒ္ဓိခန်း</w:delText>
        </w:r>
        <w:r w:rsidRPr="000B4742" w:rsidDel="0029199A">
          <w:rPr>
            <w:rFonts w:asciiTheme="minorBidi" w:hAnsiTheme="minorBidi"/>
            <w:lang w:eastAsia="zh-CN"/>
          </w:rPr>
          <w:delText xml:space="preserve"> </w:delText>
        </w:r>
        <w:r w:rsidRPr="000B4742" w:rsidDel="0029199A">
          <w:rPr>
            <w:rFonts w:asciiTheme="minorBidi" w:hAnsiTheme="minorBidi"/>
            <w:lang w:eastAsia="zh-CN"/>
          </w:rPr>
          <w:delText>〔</w:delText>
        </w:r>
        <w:r w:rsidRPr="000B4742" w:rsidDel="0029199A">
          <w:rPr>
            <w:rFonts w:asciiTheme="minorBidi" w:hAnsiTheme="minorBidi"/>
            <w:lang w:eastAsia="zh-CN"/>
          </w:rPr>
          <w:delText>L6543</w:delText>
        </w:r>
        <w:r w:rsidRPr="000B4742" w:rsidDel="0029199A">
          <w:rPr>
            <w:rFonts w:asciiTheme="minorBidi" w:hAnsiTheme="minorBidi"/>
            <w:lang w:eastAsia="zh-CN"/>
          </w:rPr>
          <w:delText>〕</w:delText>
        </w:r>
        <w:r w:rsidRPr="000B4742" w:rsidDel="0029199A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29199A">
          <w:rPr>
            <w:rFonts w:asciiTheme="minorBidi" w:hAnsiTheme="minorBidi"/>
            <w:lang w:eastAsia="zh-CN"/>
          </w:rPr>
          <w:delText>心清净、见清净之章</w:delText>
        </w:r>
      </w:del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မဂ္ဂါမဂ္ဂဉာဏဒဿနဝိသုဒ္ဓိ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L6625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道</w:t>
      </w:r>
      <w:proofErr w:type="gramStart"/>
      <w:r w:rsidRPr="000B4742">
        <w:rPr>
          <w:rFonts w:asciiTheme="minorBidi" w:hAnsiTheme="minorBidi"/>
          <w:lang w:eastAsia="zh-CN"/>
        </w:rPr>
        <w:t>非道智见</w:t>
      </w:r>
      <w:proofErr w:type="gramEnd"/>
      <w:r w:rsidRPr="000B4742">
        <w:rPr>
          <w:rFonts w:asciiTheme="minorBidi" w:hAnsiTheme="minorBidi"/>
          <w:lang w:eastAsia="zh-CN"/>
        </w:rPr>
        <w:t>清净</w:t>
      </w:r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ပဋိပဒါဉာဏဒဿနဝိသုဒ္ဓိ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L6695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行道智见清净</w:t>
      </w:r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မဂ်ရခါနီး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cs/>
          <w:lang w:bidi="my-MM"/>
        </w:rPr>
        <w:t>စိတ်ဖြစ်စဉ်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L6736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proofErr w:type="gramStart"/>
      <w:r w:rsidRPr="000B4742">
        <w:rPr>
          <w:rFonts w:asciiTheme="minorBidi" w:hAnsiTheme="minorBidi"/>
          <w:lang w:eastAsia="zh-CN"/>
        </w:rPr>
        <w:t>将证道时</w:t>
      </w:r>
      <w:proofErr w:type="gramEnd"/>
      <w:r w:rsidRPr="000B4742">
        <w:rPr>
          <w:rFonts w:asciiTheme="minorBidi" w:hAnsiTheme="minorBidi"/>
          <w:lang w:eastAsia="zh-CN"/>
        </w:rPr>
        <w:t>之心行</w:t>
      </w:r>
    </w:p>
    <w:p w:rsidR="004973C4" w:rsidRPr="000B4742" w:rsidDel="00714AA7" w:rsidRDefault="002A2645">
      <w:pPr>
        <w:pStyle w:val="Compact"/>
        <w:numPr>
          <w:ilvl w:val="2"/>
          <w:numId w:val="13"/>
        </w:numPr>
        <w:rPr>
          <w:del w:id="206" w:author="Sukhita" w:date="2026-08-18T15:36:00Z"/>
          <w:rFonts w:asciiTheme="minorBidi" w:hAnsiTheme="minorBidi"/>
          <w:lang w:eastAsia="zh-CN"/>
        </w:rPr>
      </w:pPr>
      <w:del w:id="207" w:author="Sukhita" w:date="2026-08-18T15:36:00Z">
        <w:r w:rsidRPr="000B4742" w:rsidDel="00714AA7">
          <w:rPr>
            <w:rFonts w:asciiTheme="minorBidi" w:hAnsiTheme="minorBidi"/>
            <w:cs/>
            <w:lang w:bidi="my-MM"/>
          </w:rPr>
          <w:delText>အနုလောမဉာဏ်နှင့်</w:delText>
        </w:r>
        <w:r w:rsidRPr="000B4742" w:rsidDel="00714AA7">
          <w:rPr>
            <w:rFonts w:asciiTheme="minorBidi" w:hAnsiTheme="minorBidi"/>
            <w:lang w:eastAsia="zh-CN"/>
          </w:rPr>
          <w:delText xml:space="preserve"> </w:delText>
        </w:r>
        <w:r w:rsidRPr="000B4742" w:rsidDel="00714AA7">
          <w:rPr>
            <w:rFonts w:asciiTheme="minorBidi" w:hAnsiTheme="minorBidi"/>
            <w:cs/>
            <w:lang w:bidi="my-MM"/>
          </w:rPr>
          <w:delText>ဂေါတြဘုသတ္တိထူး</w:delText>
        </w:r>
        <w:r w:rsidRPr="000B4742" w:rsidDel="00714AA7">
          <w:rPr>
            <w:rFonts w:asciiTheme="minorBidi" w:hAnsiTheme="minorBidi"/>
            <w:lang w:eastAsia="zh-CN"/>
          </w:rPr>
          <w:delText xml:space="preserve"> </w:delText>
        </w:r>
        <w:r w:rsidRPr="000B4742" w:rsidDel="00714AA7">
          <w:rPr>
            <w:rFonts w:asciiTheme="minorBidi" w:hAnsiTheme="minorBidi"/>
            <w:lang w:eastAsia="zh-CN"/>
          </w:rPr>
          <w:delText>〔</w:delText>
        </w:r>
        <w:r w:rsidRPr="000B4742" w:rsidDel="00714AA7">
          <w:rPr>
            <w:rFonts w:asciiTheme="minorBidi" w:hAnsiTheme="minorBidi"/>
            <w:lang w:eastAsia="zh-CN"/>
          </w:rPr>
          <w:delText>L6748</w:delText>
        </w:r>
        <w:r w:rsidRPr="000B4742" w:rsidDel="00714AA7">
          <w:rPr>
            <w:rFonts w:asciiTheme="minorBidi" w:hAnsiTheme="minorBidi"/>
            <w:lang w:eastAsia="zh-CN"/>
          </w:rPr>
          <w:delText>〕</w:delText>
        </w:r>
        <w:r w:rsidRPr="000B4742" w:rsidDel="00714AA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714AA7">
          <w:rPr>
            <w:rFonts w:asciiTheme="minorBidi" w:hAnsiTheme="minorBidi"/>
            <w:lang w:eastAsia="zh-CN"/>
          </w:rPr>
          <w:delText>随顺智与种姓智之殊胜力</w:delText>
        </w:r>
      </w:del>
    </w:p>
    <w:p w:rsidR="004973C4" w:rsidRPr="000B4742" w:rsidDel="00714AA7" w:rsidRDefault="002A2645">
      <w:pPr>
        <w:pStyle w:val="Compact"/>
        <w:numPr>
          <w:ilvl w:val="2"/>
          <w:numId w:val="13"/>
        </w:numPr>
        <w:rPr>
          <w:del w:id="208" w:author="Sukhita" w:date="2026-08-18T15:36:00Z"/>
          <w:rFonts w:asciiTheme="minorBidi" w:hAnsiTheme="minorBidi"/>
        </w:rPr>
      </w:pPr>
      <w:del w:id="209" w:author="Sukhita" w:date="2026-08-18T15:36:00Z">
        <w:r w:rsidRPr="000B4742" w:rsidDel="00714AA7">
          <w:rPr>
            <w:rFonts w:asciiTheme="minorBidi" w:hAnsiTheme="minorBidi"/>
            <w:cs/>
            <w:lang w:bidi="my-MM"/>
          </w:rPr>
          <w:delText>ပစ္စဝေက္ခဏာဝီထိ</w:delText>
        </w:r>
        <w:r w:rsidRPr="000B4742" w:rsidDel="00714AA7">
          <w:rPr>
            <w:rFonts w:asciiTheme="minorBidi" w:hAnsiTheme="minorBidi"/>
          </w:rPr>
          <w:delText xml:space="preserve"> </w:delText>
        </w:r>
        <w:r w:rsidRPr="000B4742" w:rsidDel="00714AA7">
          <w:rPr>
            <w:rFonts w:asciiTheme="minorBidi" w:hAnsiTheme="minorBidi"/>
          </w:rPr>
          <w:delText>〔</w:delText>
        </w:r>
        <w:r w:rsidRPr="000B4742" w:rsidDel="00714AA7">
          <w:rPr>
            <w:rFonts w:asciiTheme="minorBidi" w:hAnsiTheme="minorBidi"/>
          </w:rPr>
          <w:delText>L6764</w:delText>
        </w:r>
        <w:r w:rsidRPr="000B4742" w:rsidDel="00714AA7">
          <w:rPr>
            <w:rFonts w:asciiTheme="minorBidi" w:hAnsiTheme="minorBidi"/>
          </w:rPr>
          <w:delText>〕</w:delText>
        </w:r>
        <w:r w:rsidRPr="000B4742" w:rsidDel="00714AA7">
          <w:rPr>
            <w:rFonts w:asciiTheme="minorBidi" w:hAnsiTheme="minorBidi"/>
          </w:rPr>
          <w:delText xml:space="preserve"> —— </w:delText>
        </w:r>
        <w:r w:rsidRPr="000B4742" w:rsidDel="00714AA7">
          <w:rPr>
            <w:rFonts w:asciiTheme="minorBidi" w:hAnsiTheme="minorBidi"/>
          </w:rPr>
          <w:delText>省察心路</w:delText>
        </w:r>
      </w:del>
    </w:p>
    <w:p w:rsidR="004973C4" w:rsidRPr="000B4742" w:rsidRDefault="002A2645">
      <w:pPr>
        <w:pStyle w:val="Compact"/>
        <w:numPr>
          <w:ilvl w:val="2"/>
          <w:numId w:val="1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ပုဂ္ဂလဘေဒအဖွင့်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L6794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补</w:t>
      </w:r>
      <w:proofErr w:type="gramStart"/>
      <w:r w:rsidRPr="000B4742">
        <w:rPr>
          <w:rFonts w:asciiTheme="minorBidi" w:hAnsiTheme="minorBidi"/>
          <w:lang w:eastAsia="zh-CN"/>
        </w:rPr>
        <w:t>特</w:t>
      </w:r>
      <w:proofErr w:type="gramEnd"/>
      <w:r w:rsidRPr="000B4742">
        <w:rPr>
          <w:rFonts w:asciiTheme="minorBidi" w:hAnsiTheme="minorBidi"/>
          <w:lang w:eastAsia="zh-CN"/>
        </w:rPr>
        <w:t>伽罗分别之释义</w:t>
      </w:r>
    </w:p>
    <w:p w:rsidR="004973C4" w:rsidRPr="000B4742" w:rsidDel="00714AA7" w:rsidRDefault="002A2645">
      <w:pPr>
        <w:pStyle w:val="Compact"/>
        <w:numPr>
          <w:ilvl w:val="2"/>
          <w:numId w:val="13"/>
        </w:numPr>
        <w:rPr>
          <w:del w:id="210" w:author="Sukhita" w:date="2026-08-18T15:37:00Z"/>
          <w:rFonts w:asciiTheme="minorBidi" w:hAnsiTheme="minorBidi"/>
          <w:lang w:eastAsia="zh-CN"/>
        </w:rPr>
      </w:pPr>
      <w:del w:id="211" w:author="Sukhita" w:date="2026-08-18T15:37:00Z">
        <w:r w:rsidRPr="000B4742" w:rsidDel="00714AA7">
          <w:rPr>
            <w:rFonts w:asciiTheme="minorBidi" w:hAnsiTheme="minorBidi"/>
            <w:cs/>
            <w:lang w:bidi="my-MM"/>
          </w:rPr>
          <w:delText>နိဂုံးအဖွင့်</w:delText>
        </w:r>
        <w:r w:rsidRPr="000B4742" w:rsidDel="00714AA7">
          <w:rPr>
            <w:rFonts w:asciiTheme="minorBidi" w:hAnsiTheme="minorBidi"/>
            <w:lang w:eastAsia="zh-CN"/>
          </w:rPr>
          <w:delText xml:space="preserve"> </w:delText>
        </w:r>
        <w:r w:rsidRPr="000B4742" w:rsidDel="00714AA7">
          <w:rPr>
            <w:rFonts w:asciiTheme="minorBidi" w:hAnsiTheme="minorBidi"/>
            <w:lang w:eastAsia="zh-CN"/>
          </w:rPr>
          <w:delText>〔</w:delText>
        </w:r>
        <w:r w:rsidRPr="000B4742" w:rsidDel="00714AA7">
          <w:rPr>
            <w:rFonts w:asciiTheme="minorBidi" w:hAnsiTheme="minorBidi"/>
            <w:lang w:eastAsia="zh-CN"/>
          </w:rPr>
          <w:delText>L6848</w:delText>
        </w:r>
        <w:r w:rsidRPr="000B4742" w:rsidDel="00714AA7">
          <w:rPr>
            <w:rFonts w:asciiTheme="minorBidi" w:hAnsiTheme="minorBidi"/>
            <w:lang w:eastAsia="zh-CN"/>
          </w:rPr>
          <w:delText>〕</w:delText>
        </w:r>
        <w:r w:rsidRPr="000B4742" w:rsidDel="00714AA7">
          <w:rPr>
            <w:rFonts w:asciiTheme="minorBidi" w:hAnsiTheme="minorBidi"/>
            <w:lang w:eastAsia="zh-CN"/>
          </w:rPr>
          <w:delText xml:space="preserve"> —— </w:delText>
        </w:r>
        <w:r w:rsidRPr="000B4742" w:rsidDel="00714AA7">
          <w:rPr>
            <w:rFonts w:asciiTheme="minorBidi" w:hAnsiTheme="minorBidi"/>
            <w:lang w:eastAsia="zh-CN"/>
          </w:rPr>
          <w:delText>结语之释义</w:delText>
        </w:r>
      </w:del>
    </w:p>
    <w:p w:rsidR="004973C4" w:rsidRPr="000B4742" w:rsidRDefault="002A2645">
      <w:pPr>
        <w:pStyle w:val="Compact"/>
        <w:numPr>
          <w:ilvl w:val="1"/>
          <w:numId w:val="3"/>
        </w:numPr>
        <w:rPr>
          <w:rFonts w:asciiTheme="minorBidi" w:hAnsiTheme="minorBidi"/>
          <w:lang w:eastAsia="zh-CN"/>
        </w:rPr>
      </w:pPr>
      <w:r w:rsidRPr="000B4742">
        <w:rPr>
          <w:rFonts w:asciiTheme="minorBidi" w:hAnsiTheme="minorBidi"/>
          <w:cs/>
          <w:lang w:bidi="my-MM"/>
        </w:rPr>
        <w:t>ဘာသာဋီကာနိဂုံး</w:t>
      </w:r>
      <w:r w:rsidRPr="000B4742">
        <w:rPr>
          <w:rFonts w:asciiTheme="minorBidi" w:hAnsiTheme="minorBidi"/>
          <w:lang w:eastAsia="zh-CN"/>
        </w:rPr>
        <w:t xml:space="preserve"> </w:t>
      </w:r>
      <w:r w:rsidRPr="000B4742">
        <w:rPr>
          <w:rFonts w:asciiTheme="minorBidi" w:hAnsiTheme="minorBidi"/>
          <w:lang w:eastAsia="zh-CN"/>
        </w:rPr>
        <w:t>〔</w:t>
      </w:r>
      <w:r w:rsidRPr="000B4742">
        <w:rPr>
          <w:rFonts w:asciiTheme="minorBidi" w:hAnsiTheme="minorBidi"/>
          <w:lang w:eastAsia="zh-CN"/>
        </w:rPr>
        <w:t>L6858</w:t>
      </w:r>
      <w:r w:rsidRPr="000B4742">
        <w:rPr>
          <w:rFonts w:asciiTheme="minorBidi" w:hAnsiTheme="minorBidi"/>
          <w:lang w:eastAsia="zh-CN"/>
        </w:rPr>
        <w:t>〕</w:t>
      </w:r>
      <w:r w:rsidRPr="000B4742">
        <w:rPr>
          <w:rFonts w:asciiTheme="minorBidi" w:hAnsiTheme="minorBidi"/>
          <w:lang w:eastAsia="zh-CN"/>
        </w:rPr>
        <w:t xml:space="preserve"> —— </w:t>
      </w:r>
      <w:r w:rsidRPr="000B4742">
        <w:rPr>
          <w:rFonts w:asciiTheme="minorBidi" w:hAnsiTheme="minorBidi"/>
          <w:lang w:eastAsia="zh-CN"/>
        </w:rPr>
        <w:t>缅语疏结语</w:t>
      </w:r>
      <w:bookmarkEnd w:id="0"/>
    </w:p>
    <w:sectPr w:rsidR="004973C4" w:rsidRPr="000B4742" w:rsidSect="004973C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6E08" w:rsidRDefault="00316E08" w:rsidP="00735827">
      <w:pPr>
        <w:spacing w:after="0"/>
      </w:pPr>
      <w:r>
        <w:separator/>
      </w:r>
    </w:p>
  </w:endnote>
  <w:endnote w:type="continuationSeparator" w:id="0">
    <w:p w:rsidR="00316E08" w:rsidRDefault="00316E08" w:rsidP="0073582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6E08" w:rsidRDefault="00316E08" w:rsidP="00735827">
      <w:pPr>
        <w:spacing w:after="0"/>
      </w:pPr>
      <w:r>
        <w:separator/>
      </w:r>
    </w:p>
  </w:footnote>
  <w:footnote w:type="continuationSeparator" w:id="0">
    <w:p w:rsidR="00316E08" w:rsidRDefault="00316E08" w:rsidP="00735827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C2FCF7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7A548C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0004"/>
  <w:trackRevision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4973C4"/>
    <w:rsid w:val="00014C53"/>
    <w:rsid w:val="0002195C"/>
    <w:rsid w:val="00092536"/>
    <w:rsid w:val="000A6A58"/>
    <w:rsid w:val="000B4742"/>
    <w:rsid w:val="00156FC2"/>
    <w:rsid w:val="00175AD8"/>
    <w:rsid w:val="0019624D"/>
    <w:rsid w:val="001A101B"/>
    <w:rsid w:val="002517CA"/>
    <w:rsid w:val="0029199A"/>
    <w:rsid w:val="002A2645"/>
    <w:rsid w:val="002B78B7"/>
    <w:rsid w:val="003056DD"/>
    <w:rsid w:val="00316E08"/>
    <w:rsid w:val="00333159"/>
    <w:rsid w:val="00333CAB"/>
    <w:rsid w:val="003F2542"/>
    <w:rsid w:val="003F274E"/>
    <w:rsid w:val="00433D0D"/>
    <w:rsid w:val="00456CCB"/>
    <w:rsid w:val="004973C4"/>
    <w:rsid w:val="004C2E47"/>
    <w:rsid w:val="00596E19"/>
    <w:rsid w:val="005B1C48"/>
    <w:rsid w:val="005D545C"/>
    <w:rsid w:val="005F3CE6"/>
    <w:rsid w:val="00634BB7"/>
    <w:rsid w:val="00684C8B"/>
    <w:rsid w:val="006B00FE"/>
    <w:rsid w:val="006D5A8E"/>
    <w:rsid w:val="00714AA7"/>
    <w:rsid w:val="00735827"/>
    <w:rsid w:val="007426B9"/>
    <w:rsid w:val="007C0505"/>
    <w:rsid w:val="007D6B20"/>
    <w:rsid w:val="008A71B8"/>
    <w:rsid w:val="008C0E0E"/>
    <w:rsid w:val="00A009DF"/>
    <w:rsid w:val="00B17A01"/>
    <w:rsid w:val="00B2774E"/>
    <w:rsid w:val="00C43E17"/>
    <w:rsid w:val="00C73D40"/>
    <w:rsid w:val="00C82DB2"/>
    <w:rsid w:val="00CB326D"/>
    <w:rsid w:val="00CD5C31"/>
    <w:rsid w:val="00CF7F31"/>
    <w:rsid w:val="00D31343"/>
    <w:rsid w:val="00D35EB2"/>
    <w:rsid w:val="00DF0E1F"/>
    <w:rsid w:val="00E142CB"/>
    <w:rsid w:val="00E451B2"/>
    <w:rsid w:val="00E71C10"/>
    <w:rsid w:val="00E951E7"/>
    <w:rsid w:val="00EC7A07"/>
    <w:rsid w:val="00ED2FEF"/>
    <w:rsid w:val="00EE29E4"/>
    <w:rsid w:val="00F84CB8"/>
    <w:rsid w:val="00FF4E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4973C4"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rsid w:val="004973C4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4973C4"/>
  </w:style>
  <w:style w:type="paragraph" w:customStyle="1" w:styleId="Compact">
    <w:name w:val="Compact"/>
    <w:basedOn w:val="a0"/>
    <w:qFormat/>
    <w:rsid w:val="004973C4"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标题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副标题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4973C4"/>
    <w:pPr>
      <w:keepNext/>
      <w:keepLines/>
      <w:jc w:val="center"/>
    </w:pPr>
  </w:style>
  <w:style w:type="paragraph" w:styleId="a6">
    <w:name w:val="Date"/>
    <w:next w:val="a0"/>
    <w:qFormat/>
    <w:rsid w:val="004973C4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4973C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4973C4"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  <w:rsid w:val="004973C4"/>
  </w:style>
  <w:style w:type="character" w:customStyle="1" w:styleId="1Char">
    <w:name w:val="标题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标题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标题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标题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标题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标题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标题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标题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标题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rsid w:val="004973C4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4973C4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973C4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4973C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4973C4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4973C4"/>
  </w:style>
  <w:style w:type="paragraph" w:customStyle="1" w:styleId="Caption">
    <w:name w:val="Caption"/>
    <w:basedOn w:val="a"/>
    <w:link w:val="Char"/>
    <w:rsid w:val="004973C4"/>
    <w:pPr>
      <w:spacing w:after="120"/>
    </w:pPr>
    <w:rPr>
      <w:i/>
    </w:rPr>
  </w:style>
  <w:style w:type="paragraph" w:customStyle="1" w:styleId="TableCaption">
    <w:name w:val="Table Caption"/>
    <w:basedOn w:val="Caption"/>
    <w:rsid w:val="004973C4"/>
    <w:pPr>
      <w:keepNext/>
    </w:pPr>
  </w:style>
  <w:style w:type="paragraph" w:customStyle="1" w:styleId="ImageCaption">
    <w:name w:val="Image Caption"/>
    <w:basedOn w:val="Caption"/>
    <w:rsid w:val="004973C4"/>
  </w:style>
  <w:style w:type="paragraph" w:customStyle="1" w:styleId="Figure">
    <w:name w:val="Figure"/>
    <w:basedOn w:val="a"/>
    <w:rsid w:val="004973C4"/>
  </w:style>
  <w:style w:type="paragraph" w:customStyle="1" w:styleId="CaptionedFigure">
    <w:name w:val="Captioned Figure"/>
    <w:basedOn w:val="Figure"/>
    <w:rsid w:val="004973C4"/>
    <w:pPr>
      <w:keepNext/>
    </w:pPr>
  </w:style>
  <w:style w:type="character" w:customStyle="1" w:styleId="Char">
    <w:name w:val="正文文本 Char"/>
    <w:basedOn w:val="a1"/>
    <w:link w:val="Caption"/>
    <w:rsid w:val="004973C4"/>
  </w:style>
  <w:style w:type="character" w:customStyle="1" w:styleId="VerbatimChar">
    <w:name w:val="Verbatim Char"/>
    <w:basedOn w:val="Char"/>
    <w:link w:val="SourceCode"/>
    <w:rsid w:val="004973C4"/>
    <w:rPr>
      <w:rFonts w:ascii="Consolas" w:hAnsi="Consolas"/>
      <w:sz w:val="22"/>
    </w:rPr>
  </w:style>
  <w:style w:type="character" w:customStyle="1" w:styleId="SectionNumber">
    <w:name w:val="Section Number"/>
    <w:basedOn w:val="Char"/>
    <w:rsid w:val="004973C4"/>
  </w:style>
  <w:style w:type="character" w:customStyle="1" w:styleId="FootnoteReference">
    <w:name w:val="Footnote Reference"/>
    <w:basedOn w:val="Char"/>
    <w:rsid w:val="004973C4"/>
    <w:rPr>
      <w:vertAlign w:val="superscript"/>
    </w:rPr>
  </w:style>
  <w:style w:type="character" w:styleId="a9">
    <w:name w:val="Hyperlink"/>
    <w:basedOn w:val="Char"/>
    <w:rsid w:val="004973C4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rsid w:val="004973C4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4973C4"/>
    <w:pPr>
      <w:wordWrap w:val="0"/>
    </w:pPr>
  </w:style>
  <w:style w:type="character" w:customStyle="1" w:styleId="KeywordTok">
    <w:name w:val="KeywordTok"/>
    <w:basedOn w:val="VerbatimChar"/>
    <w:rsid w:val="004973C4"/>
    <w:rPr>
      <w:b/>
      <w:color w:val="007020"/>
    </w:rPr>
  </w:style>
  <w:style w:type="character" w:customStyle="1" w:styleId="DataTypeTok">
    <w:name w:val="DataTypeTok"/>
    <w:basedOn w:val="VerbatimChar"/>
    <w:rsid w:val="004973C4"/>
    <w:rPr>
      <w:color w:val="902000"/>
    </w:rPr>
  </w:style>
  <w:style w:type="character" w:customStyle="1" w:styleId="DecValTok">
    <w:name w:val="DecValTok"/>
    <w:basedOn w:val="VerbatimChar"/>
    <w:rsid w:val="004973C4"/>
    <w:rPr>
      <w:color w:val="40A070"/>
    </w:rPr>
  </w:style>
  <w:style w:type="character" w:customStyle="1" w:styleId="BaseNTok">
    <w:name w:val="BaseNTok"/>
    <w:basedOn w:val="VerbatimChar"/>
    <w:rsid w:val="004973C4"/>
    <w:rPr>
      <w:color w:val="40A070"/>
    </w:rPr>
  </w:style>
  <w:style w:type="character" w:customStyle="1" w:styleId="FloatTok">
    <w:name w:val="FloatTok"/>
    <w:basedOn w:val="VerbatimChar"/>
    <w:rsid w:val="004973C4"/>
    <w:rPr>
      <w:color w:val="40A070"/>
    </w:rPr>
  </w:style>
  <w:style w:type="character" w:customStyle="1" w:styleId="ConstantTok">
    <w:name w:val="ConstantTok"/>
    <w:basedOn w:val="VerbatimChar"/>
    <w:rsid w:val="004973C4"/>
    <w:rPr>
      <w:color w:val="880000"/>
    </w:rPr>
  </w:style>
  <w:style w:type="character" w:customStyle="1" w:styleId="CharTok">
    <w:name w:val="CharTok"/>
    <w:basedOn w:val="VerbatimChar"/>
    <w:rsid w:val="004973C4"/>
    <w:rPr>
      <w:color w:val="4070A0"/>
    </w:rPr>
  </w:style>
  <w:style w:type="character" w:customStyle="1" w:styleId="SpecialCharTok">
    <w:name w:val="SpecialCharTok"/>
    <w:basedOn w:val="VerbatimChar"/>
    <w:rsid w:val="004973C4"/>
    <w:rPr>
      <w:color w:val="4070A0"/>
    </w:rPr>
  </w:style>
  <w:style w:type="character" w:customStyle="1" w:styleId="StringTok">
    <w:name w:val="StringTok"/>
    <w:basedOn w:val="VerbatimChar"/>
    <w:rsid w:val="004973C4"/>
    <w:rPr>
      <w:color w:val="4070A0"/>
    </w:rPr>
  </w:style>
  <w:style w:type="character" w:customStyle="1" w:styleId="VerbatimStringTok">
    <w:name w:val="VerbatimStringTok"/>
    <w:basedOn w:val="VerbatimChar"/>
    <w:rsid w:val="004973C4"/>
    <w:rPr>
      <w:color w:val="4070A0"/>
    </w:rPr>
  </w:style>
  <w:style w:type="character" w:customStyle="1" w:styleId="SpecialStringTok">
    <w:name w:val="SpecialStringTok"/>
    <w:basedOn w:val="VerbatimChar"/>
    <w:rsid w:val="004973C4"/>
    <w:rPr>
      <w:color w:val="BB6688"/>
    </w:rPr>
  </w:style>
  <w:style w:type="character" w:customStyle="1" w:styleId="ImportTok">
    <w:name w:val="ImportTok"/>
    <w:basedOn w:val="VerbatimChar"/>
    <w:rsid w:val="004973C4"/>
    <w:rPr>
      <w:b/>
      <w:color w:val="008000"/>
    </w:rPr>
  </w:style>
  <w:style w:type="character" w:customStyle="1" w:styleId="CommentTok">
    <w:name w:val="CommentTok"/>
    <w:basedOn w:val="VerbatimChar"/>
    <w:rsid w:val="004973C4"/>
    <w:rPr>
      <w:i/>
      <w:color w:val="60A0B0"/>
    </w:rPr>
  </w:style>
  <w:style w:type="character" w:customStyle="1" w:styleId="DocumentationTok">
    <w:name w:val="DocumentationTok"/>
    <w:basedOn w:val="VerbatimChar"/>
    <w:rsid w:val="004973C4"/>
    <w:rPr>
      <w:i/>
      <w:color w:val="BA2121"/>
    </w:rPr>
  </w:style>
  <w:style w:type="character" w:customStyle="1" w:styleId="AnnotationTok">
    <w:name w:val="AnnotationTok"/>
    <w:basedOn w:val="VerbatimChar"/>
    <w:rsid w:val="004973C4"/>
    <w:rPr>
      <w:b/>
      <w:i/>
      <w:color w:val="60A0B0"/>
    </w:rPr>
  </w:style>
  <w:style w:type="character" w:customStyle="1" w:styleId="CommentVarTok">
    <w:name w:val="CommentVarTok"/>
    <w:basedOn w:val="VerbatimChar"/>
    <w:rsid w:val="004973C4"/>
    <w:rPr>
      <w:b/>
      <w:i/>
      <w:color w:val="60A0B0"/>
    </w:rPr>
  </w:style>
  <w:style w:type="character" w:customStyle="1" w:styleId="OtherTok">
    <w:name w:val="OtherTok"/>
    <w:basedOn w:val="VerbatimChar"/>
    <w:rsid w:val="004973C4"/>
    <w:rPr>
      <w:color w:val="007020"/>
    </w:rPr>
  </w:style>
  <w:style w:type="character" w:customStyle="1" w:styleId="FunctionTok">
    <w:name w:val="FunctionTok"/>
    <w:basedOn w:val="VerbatimChar"/>
    <w:rsid w:val="004973C4"/>
    <w:rPr>
      <w:color w:val="06287E"/>
    </w:rPr>
  </w:style>
  <w:style w:type="character" w:customStyle="1" w:styleId="VariableTok">
    <w:name w:val="VariableTok"/>
    <w:basedOn w:val="VerbatimChar"/>
    <w:rsid w:val="004973C4"/>
    <w:rPr>
      <w:color w:val="19177C"/>
    </w:rPr>
  </w:style>
  <w:style w:type="character" w:customStyle="1" w:styleId="ControlFlowTok">
    <w:name w:val="ControlFlowTok"/>
    <w:basedOn w:val="VerbatimChar"/>
    <w:rsid w:val="004973C4"/>
    <w:rPr>
      <w:b/>
      <w:color w:val="007020"/>
    </w:rPr>
  </w:style>
  <w:style w:type="character" w:customStyle="1" w:styleId="OperatorTok">
    <w:name w:val="OperatorTok"/>
    <w:basedOn w:val="VerbatimChar"/>
    <w:rsid w:val="004973C4"/>
    <w:rPr>
      <w:color w:val="666666"/>
    </w:rPr>
  </w:style>
  <w:style w:type="character" w:customStyle="1" w:styleId="BuiltInTok">
    <w:name w:val="BuiltInTok"/>
    <w:basedOn w:val="VerbatimChar"/>
    <w:rsid w:val="004973C4"/>
    <w:rPr>
      <w:color w:val="008000"/>
    </w:rPr>
  </w:style>
  <w:style w:type="character" w:customStyle="1" w:styleId="ExtensionTok">
    <w:name w:val="ExtensionTok"/>
    <w:basedOn w:val="VerbatimChar"/>
    <w:rsid w:val="004973C4"/>
  </w:style>
  <w:style w:type="character" w:customStyle="1" w:styleId="PreprocessorTok">
    <w:name w:val="PreprocessorTok"/>
    <w:basedOn w:val="VerbatimChar"/>
    <w:rsid w:val="004973C4"/>
    <w:rPr>
      <w:color w:val="BC7A00"/>
    </w:rPr>
  </w:style>
  <w:style w:type="character" w:customStyle="1" w:styleId="AttributeTok">
    <w:name w:val="AttributeTok"/>
    <w:basedOn w:val="VerbatimChar"/>
    <w:rsid w:val="004973C4"/>
    <w:rPr>
      <w:color w:val="7D9029"/>
    </w:rPr>
  </w:style>
  <w:style w:type="character" w:customStyle="1" w:styleId="RegionMarkerTok">
    <w:name w:val="RegionMarkerTok"/>
    <w:basedOn w:val="VerbatimChar"/>
    <w:rsid w:val="004973C4"/>
  </w:style>
  <w:style w:type="character" w:customStyle="1" w:styleId="InformationTok">
    <w:name w:val="InformationTok"/>
    <w:basedOn w:val="VerbatimChar"/>
    <w:rsid w:val="004973C4"/>
    <w:rPr>
      <w:b/>
      <w:i/>
      <w:color w:val="60A0B0"/>
    </w:rPr>
  </w:style>
  <w:style w:type="character" w:customStyle="1" w:styleId="WarningTok">
    <w:name w:val="WarningTok"/>
    <w:basedOn w:val="VerbatimChar"/>
    <w:rsid w:val="004973C4"/>
    <w:rPr>
      <w:b/>
      <w:i/>
      <w:color w:val="60A0B0"/>
    </w:rPr>
  </w:style>
  <w:style w:type="character" w:customStyle="1" w:styleId="AlertTok">
    <w:name w:val="AlertTok"/>
    <w:basedOn w:val="VerbatimChar"/>
    <w:rsid w:val="004973C4"/>
    <w:rPr>
      <w:b/>
      <w:color w:val="FF0000"/>
    </w:rPr>
  </w:style>
  <w:style w:type="character" w:customStyle="1" w:styleId="ErrorTok">
    <w:name w:val="ErrorTok"/>
    <w:basedOn w:val="VerbatimChar"/>
    <w:rsid w:val="004973C4"/>
    <w:rPr>
      <w:b/>
      <w:color w:val="FF0000"/>
    </w:rPr>
  </w:style>
  <w:style w:type="character" w:customStyle="1" w:styleId="NormalTok">
    <w:name w:val="NormalTok"/>
    <w:basedOn w:val="VerbatimChar"/>
    <w:rsid w:val="004973C4"/>
  </w:style>
  <w:style w:type="paragraph" w:styleId="aa">
    <w:name w:val="header"/>
    <w:basedOn w:val="a"/>
    <w:link w:val="Char2"/>
    <w:rsid w:val="007358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1"/>
    <w:link w:val="aa"/>
    <w:rsid w:val="00735827"/>
    <w:rPr>
      <w:sz w:val="18"/>
      <w:szCs w:val="18"/>
    </w:rPr>
  </w:style>
  <w:style w:type="paragraph" w:styleId="ab">
    <w:name w:val="footer"/>
    <w:basedOn w:val="a"/>
    <w:link w:val="Char3"/>
    <w:rsid w:val="007358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3">
    <w:name w:val="页脚 Char"/>
    <w:basedOn w:val="a1"/>
    <w:link w:val="ab"/>
    <w:rsid w:val="00735827"/>
    <w:rPr>
      <w:sz w:val="18"/>
      <w:szCs w:val="18"/>
    </w:rPr>
  </w:style>
  <w:style w:type="paragraph" w:styleId="ac">
    <w:name w:val="Balloon Text"/>
    <w:basedOn w:val="a"/>
    <w:link w:val="Char4"/>
    <w:rsid w:val="003056DD"/>
    <w:pPr>
      <w:spacing w:after="0"/>
    </w:pPr>
    <w:rPr>
      <w:sz w:val="18"/>
      <w:szCs w:val="18"/>
    </w:rPr>
  </w:style>
  <w:style w:type="character" w:customStyle="1" w:styleId="Char4">
    <w:name w:val="批注框文本 Char"/>
    <w:basedOn w:val="a1"/>
    <w:link w:val="ac"/>
    <w:rsid w:val="003056D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1237</Words>
  <Characters>7056</Characters>
  <Application>Microsoft Office Word</Application>
  <DocSecurity>0</DocSecurity>
  <Lines>58</Lines>
  <Paragraphs>16</Paragraphs>
  <ScaleCrop>false</ScaleCrop>
  <Company/>
  <LinksUpToDate>false</LinksUpToDate>
  <CharactersWithSpaces>8277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Sukhita</cp:lastModifiedBy>
  <cp:revision>57</cp:revision>
  <dcterms:created xsi:type="dcterms:W3CDTF">2026-08-18T04:52:00Z</dcterms:created>
  <dcterms:modified xsi:type="dcterms:W3CDTF">2026-08-18T07:37:00Z</dcterms:modified>
</cp:coreProperties>
</file>